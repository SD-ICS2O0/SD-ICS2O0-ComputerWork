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89F" w:rsidRPr="008F6A9F" w:rsidRDefault="008F6A9F" w:rsidP="008F6A9F">
      <w:pPr>
        <w:pStyle w:val="NoSpacing"/>
        <w:rPr>
          <w:b/>
          <w:sz w:val="24"/>
          <w:u w:val="single"/>
          <w:lang w:val="en-CA"/>
        </w:rPr>
      </w:pPr>
      <w:r w:rsidRPr="008F6A9F">
        <w:rPr>
          <w:b/>
          <w:sz w:val="24"/>
          <w:u w:val="single"/>
          <w:lang w:val="en-CA"/>
        </w:rPr>
        <w:t>Student Questions</w:t>
      </w:r>
    </w:p>
    <w:p w:rsidR="008F6A9F" w:rsidRDefault="008F6A9F" w:rsidP="008F6A9F">
      <w:pPr>
        <w:pStyle w:val="NoSpacing"/>
        <w:rPr>
          <w:lang w:val="en-CA"/>
        </w:rPr>
      </w:pPr>
    </w:p>
    <w:p w:rsidR="00E54697" w:rsidRDefault="00E54697" w:rsidP="00E54697">
      <w:pPr>
        <w:pStyle w:val="NoSpacing"/>
      </w:pPr>
      <w:r>
        <w:t>Learn about the internals of a standard PC case by examining physical samples and selecting and labeling images found on-line. Gain deeper knowledge by researching and reporting on specific components.</w:t>
      </w:r>
    </w:p>
    <w:p w:rsidR="00E54697" w:rsidRPr="00E54697" w:rsidRDefault="00E54697" w:rsidP="008F6A9F">
      <w:pPr>
        <w:pStyle w:val="NoSpacing"/>
      </w:pPr>
    </w:p>
    <w:p w:rsidR="008F6A9F" w:rsidRPr="00F12B22" w:rsidRDefault="0072562F" w:rsidP="008F6A9F">
      <w:pPr>
        <w:pStyle w:val="NoSpacing"/>
        <w:rPr>
          <w:u w:val="single"/>
          <w:lang w:val="en-CA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5943600</wp:posOffset>
                </wp:positionH>
                <wp:positionV relativeFrom="paragraph">
                  <wp:posOffset>122555</wp:posOffset>
                </wp:positionV>
                <wp:extent cx="390525" cy="36195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562F" w:rsidRPr="0072562F" w:rsidRDefault="0072562F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68pt;margin-top:9.65pt;width:30.75pt;height:2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" fillcolor="white [3201]" strokeweight=".5pt">
                <v:textbox>
                  <w:txbxContent>
                    <w:p w:rsidR="0072562F" w:rsidRPr="0072562F" w:rsidRDefault="0072562F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F12B22" w:rsidRPr="00F12B22">
        <w:rPr>
          <w:u w:val="single"/>
          <w:lang w:val="en-CA"/>
        </w:rPr>
        <w:t>PC Tower Case</w:t>
      </w:r>
    </w:p>
    <w:p w:rsidR="00F12B22" w:rsidRDefault="00F12B22" w:rsidP="008F6A9F">
      <w:pPr>
        <w:pStyle w:val="NoSpacing"/>
        <w:rPr>
          <w:lang w:val="en-CA"/>
        </w:rPr>
      </w:pPr>
    </w:p>
    <w:p w:rsidR="003B38AB" w:rsidRPr="00AC5CDC" w:rsidRDefault="00727D15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2610485</wp:posOffset>
                </wp:positionV>
                <wp:extent cx="2190750" cy="2505075"/>
                <wp:effectExtent l="38100" t="38100" r="19050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0" cy="2505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8F49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65.5pt;margin-top:205.55pt;width:172.5pt;height:197.2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520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6153150</wp:posOffset>
                </wp:positionH>
                <wp:positionV relativeFrom="paragraph">
                  <wp:posOffset>2305685</wp:posOffset>
                </wp:positionV>
                <wp:extent cx="390525" cy="31432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201F" w:rsidRPr="0005201F" w:rsidRDefault="0005201F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7" type="#_x0000_t202" style="position:absolute;left:0;text-align:left;margin-left:484.5pt;margin-top:181.55pt;width:30.75pt;height:2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" fillcolor="white [3201]" strokeweight=".5pt">
                <v:textbox>
                  <w:txbxContent>
                    <w:p w:rsidR="0005201F" w:rsidRPr="0005201F" w:rsidRDefault="0005201F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0520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2610485</wp:posOffset>
                </wp:positionV>
                <wp:extent cx="1552575" cy="485775"/>
                <wp:effectExtent l="38100" t="0" r="28575" b="666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EC1A5" id="Straight Arrow Connector 3" o:spid="_x0000_s1026" type="#_x0000_t32" style="position:absolute;margin-left:363pt;margin-top:205.55pt;width:122.25pt;height:38.2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520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610235</wp:posOffset>
                </wp:positionV>
                <wp:extent cx="638175" cy="3143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201F" w:rsidRPr="0005201F" w:rsidRDefault="0005201F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8" type="#_x0000_t202" style="position:absolute;left:0;text-align:left;margin-left:-39pt;margin-top:48.05pt;width:50.25pt;height:2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" fillcolor="white [3201]" strokeweight=".5pt">
                <v:textbox>
                  <w:txbxContent>
                    <w:p w:rsidR="0005201F" w:rsidRPr="0005201F" w:rsidRDefault="0005201F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0520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876935</wp:posOffset>
                </wp:positionV>
                <wp:extent cx="1733550" cy="438150"/>
                <wp:effectExtent l="0" t="0" r="76200" b="762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2370C" id="Straight Arrow Connector 1" o:spid="_x0000_s1026" type="#_x0000_t32" style="position:absolute;margin-left:10.5pt;margin-top:69.05pt;width:136.5pt;height:3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05201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4AEEC7" wp14:editId="71B71B50">
                <wp:simplePos x="0" y="0"/>
                <wp:positionH relativeFrom="column">
                  <wp:posOffset>2266950</wp:posOffset>
                </wp:positionH>
                <wp:positionV relativeFrom="paragraph">
                  <wp:posOffset>524510</wp:posOffset>
                </wp:positionV>
                <wp:extent cx="548640" cy="933450"/>
                <wp:effectExtent l="38100" t="0" r="2286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5B924" id="Straight Arrow Connector 15" o:spid="_x0000_s1026" type="#_x0000_t32" style="position:absolute;margin-left:178.5pt;margin-top:41.3pt;width:43.2pt;height:7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72562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AC5E4E" wp14:editId="66AAB74B">
                <wp:simplePos x="0" y="0"/>
                <wp:positionH relativeFrom="column">
                  <wp:posOffset>4886325</wp:posOffset>
                </wp:positionH>
                <wp:positionV relativeFrom="paragraph">
                  <wp:posOffset>38735</wp:posOffset>
                </wp:positionV>
                <wp:extent cx="1038225" cy="885825"/>
                <wp:effectExtent l="38100" t="0" r="28575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D2F79" id="Straight Arrow Connector 17" o:spid="_x0000_s1026" type="#_x0000_t32" style="position:absolute;margin-left:384.75pt;margin-top:3.05pt;width:81.75pt;height:69.7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4A6F6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83906A" wp14:editId="28481A23">
                <wp:simplePos x="0" y="0"/>
                <wp:positionH relativeFrom="column">
                  <wp:posOffset>2571750</wp:posOffset>
                </wp:positionH>
                <wp:positionV relativeFrom="paragraph">
                  <wp:posOffset>267335</wp:posOffset>
                </wp:positionV>
                <wp:extent cx="285750" cy="28575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F6D" w:rsidRPr="004A6F6D" w:rsidRDefault="004A6F6D" w:rsidP="004A6F6D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D</w:t>
                            </w:r>
                          </w:p>
                          <w:p w:rsidR="004A6F6D" w:rsidRDefault="004A6F6D">
                            <w:r>
                              <w:rPr>
                                <w:lang w:val="en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3906A" id="Text Box 16" o:spid="_x0000_s1029" type="#_x0000_t202" style="position:absolute;left:0;text-align:left;margin-left:202.5pt;margin-top:21.05pt;width:22.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" fillcolor="white [3201]" strokeweight=".5pt">
                <v:textbox>
                  <w:txbxContent>
                    <w:p w:rsidR="004A6F6D" w:rsidRPr="004A6F6D" w:rsidRDefault="004A6F6D" w:rsidP="004A6F6D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D</w:t>
                      </w:r>
                    </w:p>
                    <w:p w:rsidR="004A6F6D" w:rsidRDefault="004A6F6D">
                      <w:r>
                        <w:rPr>
                          <w:lang w:val="en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ragraph">
                  <wp:posOffset>2353310</wp:posOffset>
                </wp:positionV>
                <wp:extent cx="314325" cy="32385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F6D" w:rsidRPr="004A6F6D" w:rsidRDefault="004A6F6D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0" type="#_x0000_t202" style="position:absolute;left:0;text-align:left;margin-left:-36.75pt;margin-top:185.3pt;width:24.7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" fillcolor="white [3201]" strokeweight=".5pt">
                <v:textbox>
                  <w:txbxContent>
                    <w:p w:rsidR="004A6F6D" w:rsidRPr="004A6F6D" w:rsidRDefault="004A6F6D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-180976</wp:posOffset>
                </wp:positionH>
                <wp:positionV relativeFrom="paragraph">
                  <wp:posOffset>2648585</wp:posOffset>
                </wp:positionV>
                <wp:extent cx="2333625" cy="219075"/>
                <wp:effectExtent l="0" t="0" r="4762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D5FBF" id="Straight Arrow Connector 13" o:spid="_x0000_s1026" type="#_x0000_t32" style="position:absolute;margin-left:-14.25pt;margin-top:208.55pt;width:183.7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3524885</wp:posOffset>
                </wp:positionV>
                <wp:extent cx="485775" cy="26670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F6D" w:rsidRPr="004A6F6D" w:rsidRDefault="004A6F6D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1" type="#_x0000_t202" style="position:absolute;left:0;text-align:left;margin-left:-29.25pt;margin-top:277.55pt;width:38.2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" fillcolor="white [3201]" strokeweight=".5pt">
                <v:textbox>
                  <w:txbxContent>
                    <w:p w:rsidR="004A6F6D" w:rsidRPr="004A6F6D" w:rsidRDefault="004A6F6D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114299</wp:posOffset>
                </wp:positionH>
                <wp:positionV relativeFrom="paragraph">
                  <wp:posOffset>3810635</wp:posOffset>
                </wp:positionV>
                <wp:extent cx="1114425" cy="142875"/>
                <wp:effectExtent l="0" t="0" r="66675" b="857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02DA2" id="Straight Arrow Connector 11" o:spid="_x0000_s1026" type="#_x0000_t32" style="position:absolute;margin-left:9pt;margin-top:300.05pt;width:87.75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-323851</wp:posOffset>
                </wp:positionH>
                <wp:positionV relativeFrom="paragraph">
                  <wp:posOffset>1600834</wp:posOffset>
                </wp:positionV>
                <wp:extent cx="257175" cy="29527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F6D" w:rsidRPr="004A6F6D" w:rsidRDefault="004A6F6D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-25.5pt;margin-top:126.05pt;width:20.2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" fillcolor="white [3201]" strokeweight=".5pt">
                <v:textbox>
                  <w:txbxContent>
                    <w:p w:rsidR="004A6F6D" w:rsidRPr="004A6F6D" w:rsidRDefault="004A6F6D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4A6F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-85726</wp:posOffset>
                </wp:positionH>
                <wp:positionV relativeFrom="paragraph">
                  <wp:posOffset>1600835</wp:posOffset>
                </wp:positionV>
                <wp:extent cx="1514475" cy="247650"/>
                <wp:effectExtent l="0" t="57150" r="9525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BFF1D" id="Straight Arrow Connector 9" o:spid="_x0000_s1026" type="#_x0000_t32" style="position:absolute;margin-left:-6.75pt;margin-top:126.05pt;width:119.25pt;height:19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3B38AB" w:rsidRPr="00AC5CDC">
        <w:rPr>
          <w:sz w:val="20"/>
        </w:rPr>
        <w:t xml:space="preserve">Find one (or more) images that clearly show the internals of a PC Tower Case. </w:t>
      </w:r>
      <w:r w:rsidR="003B38AB" w:rsidRPr="00AC5CDC">
        <w:rPr>
          <w:sz w:val="20"/>
        </w:rPr>
        <w:br/>
        <w:t>(i.e</w:t>
      </w:r>
      <w:r w:rsidR="00127DEF">
        <w:rPr>
          <w:sz w:val="20"/>
        </w:rPr>
        <w:t xml:space="preserve">. Google images using keywords </w:t>
      </w:r>
      <w:r w:rsidR="003B38AB" w:rsidRPr="00AC5CDC">
        <w:rPr>
          <w:sz w:val="20"/>
        </w:rPr>
        <w:t>”)</w:t>
      </w:r>
      <w:r w:rsidR="003B38AB" w:rsidRPr="00AC5CDC">
        <w:rPr>
          <w:sz w:val="20"/>
        </w:rPr>
        <w:br/>
      </w:r>
      <w:r w:rsidR="004A6F6D"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AB" w:rsidRPr="00AC5CDC" w:rsidRDefault="003B38AB" w:rsidP="003B38AB">
      <w:pPr>
        <w:pStyle w:val="NoSpacing"/>
        <w:rPr>
          <w:sz w:val="20"/>
        </w:rPr>
      </w:pP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PC case internals:</w:t>
      </w:r>
    </w:p>
    <w:p w:rsidR="003B38AB" w:rsidRPr="004A6F6D" w:rsidRDefault="00727D15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46990</wp:posOffset>
                </wp:positionV>
                <wp:extent cx="457200" cy="3524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7D15" w:rsidRPr="00727D15" w:rsidRDefault="00727D15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3" type="#_x0000_t202" style="position:absolute;left:0;text-align:left;margin-left:438pt;margin-top:3.7pt;width:36pt;height:27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" fillcolor="white [3201]" strokeweight=".5pt">
                <v:textbox>
                  <w:txbxContent>
                    <w:p w:rsidR="00727D15" w:rsidRPr="00727D15" w:rsidRDefault="00727D15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3B38AB" w:rsidRPr="004A6F6D">
        <w:rPr>
          <w:sz w:val="20"/>
        </w:rPr>
        <w:t>Motherboard</w:t>
      </w:r>
    </w:p>
    <w:p w:rsidR="003B38AB" w:rsidRPr="00CD749B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CD749B">
        <w:rPr>
          <w:sz w:val="20"/>
        </w:rPr>
        <w:t>Power Supply</w:t>
      </w:r>
    </w:p>
    <w:p w:rsidR="003B38AB" w:rsidRPr="0005201F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05201F">
        <w:rPr>
          <w:sz w:val="20"/>
        </w:rPr>
        <w:t>Hard Disk Drive</w:t>
      </w:r>
    </w:p>
    <w:p w:rsidR="003B38AB" w:rsidRPr="004A6F6D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4A6F6D">
        <w:rPr>
          <w:sz w:val="20"/>
        </w:rPr>
        <w:t>Optical Disk Drive (</w:t>
      </w:r>
      <w:proofErr w:type="spellStart"/>
      <w:r w:rsidRPr="004A6F6D">
        <w:rPr>
          <w:sz w:val="20"/>
        </w:rPr>
        <w:t>e.g.DVD</w:t>
      </w:r>
      <w:proofErr w:type="spellEnd"/>
      <w:r w:rsidRPr="004A6F6D">
        <w:rPr>
          <w:sz w:val="20"/>
        </w:rPr>
        <w:t>)</w:t>
      </w:r>
    </w:p>
    <w:p w:rsidR="003B38AB" w:rsidRPr="0005201F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05201F">
        <w:rPr>
          <w:sz w:val="20"/>
        </w:rPr>
        <w:t>USB Expansion Ports</w:t>
      </w:r>
    </w:p>
    <w:p w:rsidR="003B38AB" w:rsidRPr="00CD749B" w:rsidRDefault="003B38AB" w:rsidP="003B38AB">
      <w:pPr>
        <w:pStyle w:val="NoSpacing"/>
        <w:numPr>
          <w:ilvl w:val="1"/>
          <w:numId w:val="2"/>
        </w:numPr>
        <w:ind w:left="720"/>
        <w:rPr>
          <w:b/>
          <w:sz w:val="20"/>
        </w:rPr>
      </w:pPr>
      <w:r w:rsidRPr="00CD749B">
        <w:rPr>
          <w:b/>
          <w:sz w:val="20"/>
        </w:rPr>
        <w:t>Monitor Port</w:t>
      </w:r>
    </w:p>
    <w:p w:rsidR="003B38AB" w:rsidRPr="00CD749B" w:rsidRDefault="003B38AB" w:rsidP="003B38AB">
      <w:pPr>
        <w:pStyle w:val="NoSpacing"/>
        <w:numPr>
          <w:ilvl w:val="1"/>
          <w:numId w:val="2"/>
        </w:numPr>
        <w:ind w:left="720"/>
        <w:rPr>
          <w:b/>
          <w:sz w:val="20"/>
        </w:rPr>
      </w:pPr>
      <w:r w:rsidRPr="00CD749B">
        <w:rPr>
          <w:b/>
          <w:sz w:val="20"/>
        </w:rPr>
        <w:lastRenderedPageBreak/>
        <w:t>Audio Ports</w:t>
      </w:r>
      <w:r w:rsidR="00727D15" w:rsidRPr="00727D15">
        <w:t xml:space="preserve"> </w:t>
      </w:r>
      <w:r w:rsidR="00727D15">
        <w:rPr>
          <w:noProof/>
        </w:rPr>
        <w:drawing>
          <wp:inline distT="0" distB="0" distL="0" distR="0">
            <wp:extent cx="1343025" cy="1009650"/>
            <wp:effectExtent l="0" t="0" r="9525" b="0"/>
            <wp:docPr id="7" name="Picture 7" descr="Image result for a. Audio 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. Audio Port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264" cy="101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AB" w:rsidRPr="00727D15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727D15">
        <w:rPr>
          <w:sz w:val="20"/>
        </w:rPr>
        <w:t>Ethernet Port</w:t>
      </w:r>
    </w:p>
    <w:p w:rsidR="003B38AB" w:rsidRPr="00CD749B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CD749B">
        <w:rPr>
          <w:sz w:val="20"/>
        </w:rPr>
        <w:t>Cooling Fan</w:t>
      </w:r>
      <w:r w:rsidRPr="00CD749B">
        <w:rPr>
          <w:sz w:val="20"/>
        </w:rPr>
        <w:br/>
      </w:r>
    </w:p>
    <w:p w:rsidR="003B38AB" w:rsidRPr="00AC5CDC" w:rsidRDefault="003B38AB" w:rsidP="003B38AB">
      <w:pPr>
        <w:pStyle w:val="NoSpacing"/>
        <w:ind w:left="720"/>
        <w:rPr>
          <w:sz w:val="20"/>
        </w:rPr>
      </w:pP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“Hard Disk Drives”. Make notes on the following:</w:t>
      </w:r>
    </w:p>
    <w:p w:rsidR="003B38AB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 xml:space="preserve">What different versions are currently available (speed and </w:t>
      </w:r>
      <w:proofErr w:type="gramStart"/>
      <w:r w:rsidRPr="00AC5CDC">
        <w:rPr>
          <w:sz w:val="20"/>
        </w:rPr>
        <w:t>capacity)</w:t>
      </w:r>
      <w:proofErr w:type="gramEnd"/>
    </w:p>
    <w:p w:rsidR="00727D15" w:rsidRPr="00AC5CDC" w:rsidRDefault="00727D15" w:rsidP="00727D15">
      <w:pPr>
        <w:pStyle w:val="NoSpacing"/>
        <w:ind w:left="720"/>
        <w:rPr>
          <w:sz w:val="20"/>
        </w:rPr>
      </w:pPr>
      <w:r>
        <w:rPr>
          <w:sz w:val="20"/>
        </w:rPr>
        <w:t xml:space="preserve">There </w:t>
      </w:r>
      <w:r w:rsidR="0068413D">
        <w:rPr>
          <w:sz w:val="20"/>
        </w:rPr>
        <w:t>are</w:t>
      </w:r>
      <w:r>
        <w:rPr>
          <w:sz w:val="20"/>
        </w:rPr>
        <w:t xml:space="preserve"> two main hard disk drives models, which are 3.5</w:t>
      </w:r>
      <w:r w:rsidR="0068413D">
        <w:rPr>
          <w:sz w:val="20"/>
        </w:rPr>
        <w:t>-inch for desktop computers and 2.5 inch, which are for laptops.</w:t>
      </w:r>
    </w:p>
    <w:p w:rsidR="00F12B22" w:rsidRPr="00AC5CDC" w:rsidRDefault="003B38AB" w:rsidP="003B38AB">
      <w:pPr>
        <w:pStyle w:val="NoSpacing"/>
        <w:numPr>
          <w:ilvl w:val="1"/>
          <w:numId w:val="2"/>
        </w:numPr>
        <w:ind w:left="720"/>
        <w:rPr>
          <w:sz w:val="20"/>
        </w:rPr>
      </w:pPr>
      <w:r w:rsidRPr="00AC5CDC">
        <w:rPr>
          <w:sz w:val="20"/>
        </w:rPr>
        <w:t>How the capacity of the component has changed since the 1980’s</w:t>
      </w:r>
      <w:r w:rsidRPr="00AC5CDC">
        <w:rPr>
          <w:sz w:val="20"/>
        </w:rPr>
        <w:br/>
      </w:r>
      <w:r w:rsidR="0068413D">
        <w:rPr>
          <w:sz w:val="20"/>
        </w:rPr>
        <w:t>Throughout, the 1980s, the capacity of the component has changed in price and in size. The price used to be over $1500 whereas now the price is near the $50 value.</w:t>
      </w:r>
      <w:r w:rsidR="00F7273C">
        <w:rPr>
          <w:sz w:val="20"/>
        </w:rPr>
        <w:t xml:space="preserve"> Also, before, the HDD could only hold 5 MB, and now it holds one whole TB.</w:t>
      </w:r>
      <w:r w:rsidRPr="00AC5CDC">
        <w:rPr>
          <w:sz w:val="20"/>
        </w:rPr>
        <w:br/>
      </w:r>
    </w:p>
    <w:p w:rsidR="003B38AB" w:rsidRPr="003B38AB" w:rsidRDefault="003B38AB" w:rsidP="003B38AB">
      <w:pPr>
        <w:pStyle w:val="NoSpacing"/>
        <w:rPr>
          <w:u w:val="single"/>
        </w:rPr>
      </w:pPr>
      <w:r w:rsidRPr="003B38AB">
        <w:rPr>
          <w:u w:val="single"/>
        </w:rPr>
        <w:t>PC Motherboard</w:t>
      </w:r>
    </w:p>
    <w:p w:rsidR="003B38AB" w:rsidRPr="00AC5CDC" w:rsidRDefault="003B38AB" w:rsidP="003B38AB">
      <w:pPr>
        <w:pStyle w:val="NoSpacing"/>
        <w:rPr>
          <w:sz w:val="20"/>
        </w:rPr>
      </w:pPr>
    </w:p>
    <w:p w:rsidR="003B38AB" w:rsidRPr="00AC5CDC" w:rsidRDefault="00D52B5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80A4C8" wp14:editId="003E6035">
                <wp:simplePos x="0" y="0"/>
                <wp:positionH relativeFrom="column">
                  <wp:posOffset>5448300</wp:posOffset>
                </wp:positionH>
                <wp:positionV relativeFrom="paragraph">
                  <wp:posOffset>1435100</wp:posOffset>
                </wp:positionV>
                <wp:extent cx="514350" cy="352425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7273C" w:rsidRPr="00F7273C" w:rsidRDefault="00F7273C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0A4C8" id="Text Box 24" o:spid="_x0000_s1034" type="#_x0000_t202" style="position:absolute;left:0;text-align:left;margin-left:429pt;margin-top:113pt;width:40.5pt;height:27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" fillcolor="white [3201]" strokeweight=".5pt">
                <v:textbox>
                  <w:txbxContent>
                    <w:p w:rsidR="00F7273C" w:rsidRPr="00F7273C" w:rsidRDefault="00F7273C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7B3B75" wp14:editId="1DA4AD61">
                <wp:simplePos x="0" y="0"/>
                <wp:positionH relativeFrom="column">
                  <wp:posOffset>4724399</wp:posOffset>
                </wp:positionH>
                <wp:positionV relativeFrom="paragraph">
                  <wp:posOffset>1673225</wp:posOffset>
                </wp:positionV>
                <wp:extent cx="942975" cy="619125"/>
                <wp:effectExtent l="38100" t="0" r="285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C80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72pt;margin-top:131.75pt;width:74.25pt;height:48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9C2CB7" wp14:editId="6F6C5772">
                <wp:simplePos x="0" y="0"/>
                <wp:positionH relativeFrom="column">
                  <wp:posOffset>-57150</wp:posOffset>
                </wp:positionH>
                <wp:positionV relativeFrom="paragraph">
                  <wp:posOffset>2368549</wp:posOffset>
                </wp:positionV>
                <wp:extent cx="247650" cy="276225"/>
                <wp:effectExtent l="0" t="0" r="1905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52B5B" w:rsidRPr="00D52B5B" w:rsidRDefault="00D52B5B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C2CB7" id="Text Box 25" o:spid="_x0000_s1035" type="#_x0000_t202" style="position:absolute;left:0;text-align:left;margin-left:-4.5pt;margin-top:186.5pt;width:19.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" fillcolor="white [3201]" strokeweight=".5pt">
                <v:textbox>
                  <w:txbxContent>
                    <w:p w:rsidR="00D52B5B" w:rsidRPr="00D52B5B" w:rsidRDefault="00D52B5B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63B0FE" wp14:editId="4D89CE6C">
                <wp:simplePos x="0" y="0"/>
                <wp:positionH relativeFrom="column">
                  <wp:posOffset>200025</wp:posOffset>
                </wp:positionH>
                <wp:positionV relativeFrom="paragraph">
                  <wp:posOffset>2425700</wp:posOffset>
                </wp:positionV>
                <wp:extent cx="2419350" cy="171450"/>
                <wp:effectExtent l="0" t="57150" r="19050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19219" id="Straight Arrow Connector 22" o:spid="_x0000_s1026" type="#_x0000_t32" style="position:absolute;margin-left:15.75pt;margin-top:191pt;width:190.5pt;height:13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F7273C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4254500</wp:posOffset>
                </wp:positionV>
                <wp:extent cx="600075" cy="476250"/>
                <wp:effectExtent l="0" t="0" r="2857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7273C" w:rsidRPr="00F7273C" w:rsidRDefault="00F7273C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6" type="#_x0000_t202" style="position:absolute;left:0;text-align:left;margin-left:381pt;margin-top:335pt;width:47.25pt;height:3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" fillcolor="white [3201]" strokeweight=".5pt">
                <v:textbox>
                  <w:txbxContent>
                    <w:p w:rsidR="00F7273C" w:rsidRPr="00F7273C" w:rsidRDefault="00F7273C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F7273C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3952875</wp:posOffset>
                </wp:positionH>
                <wp:positionV relativeFrom="paragraph">
                  <wp:posOffset>3806825</wp:posOffset>
                </wp:positionV>
                <wp:extent cx="923925" cy="438150"/>
                <wp:effectExtent l="38100" t="38100" r="28575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9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30FBE" id="Straight Arrow Connector 20" o:spid="_x0000_s1026" type="#_x0000_t32" style="position:absolute;margin-left:311.25pt;margin-top:299.75pt;width:72.75pt;height:34.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3B38AB" w:rsidRPr="00AC5CDC">
        <w:rPr>
          <w:sz w:val="20"/>
        </w:rPr>
        <w:t xml:space="preserve">Find one (or more) images that clearly show the layout of a PC Motherboard. </w:t>
      </w:r>
      <w:r w:rsidR="003B38AB" w:rsidRPr="00AC5CDC">
        <w:rPr>
          <w:sz w:val="20"/>
        </w:rPr>
        <w:br/>
        <w:t>(i.e. Google images using keywords “PC Motherboard”)</w:t>
      </w:r>
      <w:r w:rsidR="003B38AB" w:rsidRPr="00AC5CDC">
        <w:rPr>
          <w:sz w:val="20"/>
        </w:rPr>
        <w:br/>
      </w:r>
      <w:r w:rsidR="00F7273C">
        <w:rPr>
          <w:noProof/>
        </w:rPr>
        <w:drawing>
          <wp:inline distT="0" distB="0" distL="0" distR="0">
            <wp:extent cx="5943600" cy="4343400"/>
            <wp:effectExtent l="0" t="0" r="0" b="0"/>
            <wp:docPr id="19" name="Picture 19" descr="Image result for pc 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c motherboar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PC motherboard:</w:t>
      </w:r>
    </w:p>
    <w:p w:rsidR="003B38AB" w:rsidRPr="00AC5CDC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AC5CDC">
        <w:rPr>
          <w:sz w:val="20"/>
        </w:rPr>
        <w:lastRenderedPageBreak/>
        <w:t>CPU (and fan)</w:t>
      </w:r>
    </w:p>
    <w:p w:rsidR="003B38AB" w:rsidRPr="00D52B5B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D52B5B">
        <w:rPr>
          <w:sz w:val="20"/>
        </w:rPr>
        <w:t>RAM Memory</w:t>
      </w:r>
    </w:p>
    <w:p w:rsidR="003B38AB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D52B5B">
        <w:rPr>
          <w:sz w:val="20"/>
        </w:rPr>
        <w:t>Disk Drive Interface (IDE or SATA)</w:t>
      </w:r>
      <w:r w:rsidR="00D52B5B">
        <w:rPr>
          <w:sz w:val="20"/>
        </w:rPr>
        <w:t xml:space="preserve"> - NOT ON BOARD</w:t>
      </w:r>
    </w:p>
    <w:p w:rsidR="000A3BCC" w:rsidRPr="00D52B5B" w:rsidRDefault="000A3BCC" w:rsidP="000A3BCC">
      <w:pPr>
        <w:pStyle w:val="NoSpacing"/>
        <w:ind w:left="720"/>
        <w:rPr>
          <w:sz w:val="20"/>
        </w:rPr>
      </w:pPr>
      <w:r>
        <w:rPr>
          <w:noProof/>
        </w:rPr>
        <w:drawing>
          <wp:inline distT="0" distB="0" distL="0" distR="0">
            <wp:extent cx="1847850" cy="1847850"/>
            <wp:effectExtent l="0" t="0" r="0" b="0"/>
            <wp:docPr id="26" name="Picture 26" descr="Image result for Disk Drive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sk Drive Interfa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AB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D52B5B">
        <w:rPr>
          <w:sz w:val="20"/>
        </w:rPr>
        <w:t>GPU Graphics Processor (either on-board or Graphics Card)</w:t>
      </w:r>
      <w:r w:rsidR="00D52B5B">
        <w:rPr>
          <w:sz w:val="20"/>
        </w:rPr>
        <w:t xml:space="preserve"> - NOT ON BOARD</w:t>
      </w:r>
    </w:p>
    <w:p w:rsidR="000A3BCC" w:rsidRPr="00D52B5B" w:rsidRDefault="000A3BCC" w:rsidP="000A3BCC">
      <w:pPr>
        <w:pStyle w:val="NoSpacing"/>
        <w:ind w:left="720"/>
        <w:rPr>
          <w:sz w:val="20"/>
        </w:rPr>
      </w:pPr>
      <w:r>
        <w:rPr>
          <w:noProof/>
        </w:rPr>
        <w:drawing>
          <wp:inline distT="0" distB="0" distL="0" distR="0">
            <wp:extent cx="1676400" cy="1257300"/>
            <wp:effectExtent l="0" t="0" r="0" b="0"/>
            <wp:docPr id="27" name="Picture 27" descr="Image result for GPU Graphics Proc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GPU Graphics Processo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AB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D52B5B">
        <w:rPr>
          <w:sz w:val="20"/>
        </w:rPr>
        <w:t>Sound Processor (either on-board or Sound Card)</w:t>
      </w:r>
      <w:r w:rsidR="00D52B5B">
        <w:rPr>
          <w:sz w:val="20"/>
        </w:rPr>
        <w:t xml:space="preserve"> - NOT ON BOARD</w:t>
      </w:r>
    </w:p>
    <w:p w:rsidR="000A3BCC" w:rsidRPr="00D52B5B" w:rsidRDefault="000A3BCC" w:rsidP="000A3BCC">
      <w:pPr>
        <w:pStyle w:val="NoSpacing"/>
        <w:ind w:left="720"/>
        <w:rPr>
          <w:sz w:val="20"/>
        </w:rPr>
      </w:pPr>
      <w:r>
        <w:rPr>
          <w:noProof/>
        </w:rPr>
        <w:drawing>
          <wp:inline distT="0" distB="0" distL="0" distR="0">
            <wp:extent cx="1874975" cy="1390650"/>
            <wp:effectExtent l="0" t="0" r="0" b="0"/>
            <wp:docPr id="28" name="Picture 28" descr="Image result for f. Wi-Fi / Ethernet Network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f. Wi-Fi / Ethernet Network Interfa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435" cy="139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8AB" w:rsidRPr="00D52B5B" w:rsidRDefault="003B38AB" w:rsidP="003B38AB">
      <w:pPr>
        <w:pStyle w:val="NoSpacing"/>
        <w:numPr>
          <w:ilvl w:val="1"/>
          <w:numId w:val="3"/>
        </w:numPr>
        <w:ind w:left="720"/>
        <w:rPr>
          <w:sz w:val="20"/>
        </w:rPr>
      </w:pPr>
      <w:r w:rsidRPr="00D52B5B">
        <w:rPr>
          <w:sz w:val="20"/>
        </w:rPr>
        <w:t>Wi-Fi / Ethernet Network Interface (either on-board or Graphics Card)</w:t>
      </w:r>
    </w:p>
    <w:p w:rsidR="003B38AB" w:rsidRPr="00D52B5B" w:rsidRDefault="003B38AB" w:rsidP="003B38AB">
      <w:pPr>
        <w:pStyle w:val="NoSpacing"/>
        <w:ind w:left="720"/>
        <w:rPr>
          <w:b/>
          <w:sz w:val="20"/>
        </w:rPr>
      </w:pPr>
      <w:r w:rsidRPr="00D52B5B">
        <w:rPr>
          <w:sz w:val="20"/>
        </w:rPr>
        <w:br/>
      </w:r>
    </w:p>
    <w:p w:rsidR="003B38AB" w:rsidRPr="00AC5CDC" w:rsidRDefault="003B38AB" w:rsidP="003B38AB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Research more in-depth about “CPU Processor Chip”. Make notes on the following:</w:t>
      </w:r>
    </w:p>
    <w:p w:rsidR="003B38AB" w:rsidRDefault="003B38AB" w:rsidP="003B38AB">
      <w:pPr>
        <w:pStyle w:val="NoSpacing"/>
        <w:numPr>
          <w:ilvl w:val="0"/>
          <w:numId w:val="4"/>
        </w:numPr>
        <w:ind w:left="720"/>
        <w:rPr>
          <w:ins w:id="0" w:author="Dhaliwal, Sukhman" w:date="2019-10-24T11:01:00Z"/>
          <w:sz w:val="20"/>
        </w:rPr>
      </w:pPr>
      <w:r w:rsidRPr="00AC5CDC">
        <w:rPr>
          <w:sz w:val="20"/>
        </w:rPr>
        <w:t xml:space="preserve">What different versions are currently available (speed and </w:t>
      </w:r>
      <w:proofErr w:type="gramStart"/>
      <w:r w:rsidRPr="00AC5CDC">
        <w:rPr>
          <w:sz w:val="20"/>
        </w:rPr>
        <w:t>capacity)</w:t>
      </w:r>
      <w:proofErr w:type="gramEnd"/>
    </w:p>
    <w:p w:rsidR="003125AB" w:rsidRPr="00AC5CDC" w:rsidRDefault="003125AB">
      <w:pPr>
        <w:pStyle w:val="NoSpacing"/>
        <w:ind w:left="360"/>
        <w:rPr>
          <w:sz w:val="20"/>
        </w:rPr>
        <w:pPrChange w:id="1" w:author="Dhaliwal, Sukhman" w:date="2019-10-24T11:01:00Z">
          <w:pPr>
            <w:pStyle w:val="NoSpacing"/>
            <w:numPr>
              <w:numId w:val="4"/>
            </w:numPr>
            <w:ind w:left="720" w:hanging="360"/>
          </w:pPr>
        </w:pPrChange>
      </w:pPr>
      <w:ins w:id="2" w:author="Dhaliwal, Sukhman" w:date="2019-10-24T11:01:00Z">
        <w:r>
          <w:rPr>
            <w:sz w:val="20"/>
          </w:rPr>
          <w:t>Ever since 2009, there has been seven different CPU processing chips including Intel Pentium, Intel Core,</w:t>
        </w:r>
      </w:ins>
      <w:ins w:id="3" w:author="Dhaliwal, Sukhman" w:date="2019-10-24T11:02:00Z">
        <w:r>
          <w:rPr>
            <w:sz w:val="20"/>
          </w:rPr>
          <w:t xml:space="preserve"> Intel</w:t>
        </w:r>
      </w:ins>
      <w:ins w:id="4" w:author="Dhaliwal, Sukhman" w:date="2019-10-24T11:03:00Z">
        <w:r>
          <w:rPr>
            <w:sz w:val="20"/>
          </w:rPr>
          <w:t xml:space="preserve"> 2, Intel Core i3, Intel Core i5, Intel Core 17, Intel Core </w:t>
        </w:r>
      </w:ins>
      <w:ins w:id="5" w:author="Dhaliwal, Sukhman" w:date="2019-10-24T11:04:00Z">
        <w:r>
          <w:rPr>
            <w:sz w:val="20"/>
          </w:rPr>
          <w:t>17, Intel Core i1, Intel</w:t>
        </w:r>
      </w:ins>
      <w:ins w:id="6" w:author="Dhaliwal, Sukhman" w:date="2019-10-24T11:06:00Z">
        <w:r>
          <w:rPr>
            <w:sz w:val="20"/>
          </w:rPr>
          <w:t xml:space="preserve"> i9, Intel Core i9 (extreme)</w:t>
        </w:r>
      </w:ins>
    </w:p>
    <w:p w:rsidR="003B38AB" w:rsidRPr="00AC5CDC" w:rsidRDefault="003B38AB" w:rsidP="003B38AB">
      <w:pPr>
        <w:pStyle w:val="NoSpacing"/>
        <w:numPr>
          <w:ilvl w:val="0"/>
          <w:numId w:val="4"/>
        </w:numPr>
        <w:ind w:left="720"/>
        <w:rPr>
          <w:sz w:val="20"/>
        </w:rPr>
      </w:pPr>
      <w:r w:rsidRPr="00AC5CDC">
        <w:rPr>
          <w:sz w:val="20"/>
        </w:rPr>
        <w:t>How the speed of the component has changed since the 1980’s</w:t>
      </w:r>
      <w:r w:rsidRPr="00AC5CDC">
        <w:rPr>
          <w:sz w:val="20"/>
        </w:rPr>
        <w:br/>
      </w:r>
      <w:ins w:id="7" w:author="Dhaliwal, Sukhman" w:date="2019-10-24T11:07:00Z">
        <w:r w:rsidR="003125AB">
          <w:rPr>
            <w:sz w:val="20"/>
          </w:rPr>
          <w:t xml:space="preserve">Before, in the 1970s, the processing chip bus speed was 400 MHz, 533 </w:t>
        </w:r>
      </w:ins>
      <w:proofErr w:type="spellStart"/>
      <w:ins w:id="8" w:author="Dhaliwal, Sukhman" w:date="2019-10-24T11:08:00Z">
        <w:r w:rsidR="003125AB">
          <w:rPr>
            <w:sz w:val="20"/>
          </w:rPr>
          <w:t>MHz.</w:t>
        </w:r>
      </w:ins>
      <w:proofErr w:type="spellEnd"/>
      <w:ins w:id="9" w:author="Dhaliwal, Sukhman" w:date="2019-10-24T11:07:00Z">
        <w:r w:rsidR="003125AB">
          <w:rPr>
            <w:sz w:val="20"/>
          </w:rPr>
          <w:t xml:space="preserve"> </w:t>
        </w:r>
      </w:ins>
      <w:ins w:id="10" w:author="Dhaliwal, Sukhman" w:date="2019-10-24T11:08:00Z">
        <w:r w:rsidR="003125AB">
          <w:rPr>
            <w:sz w:val="20"/>
          </w:rPr>
          <w:t xml:space="preserve">Nowadays, the processing chips bus speed is 1066 MHz, 1600 </w:t>
        </w:r>
        <w:proofErr w:type="spellStart"/>
        <w:r w:rsidR="003125AB">
          <w:rPr>
            <w:sz w:val="20"/>
          </w:rPr>
          <w:t>MHz.</w:t>
        </w:r>
      </w:ins>
      <w:proofErr w:type="spellEnd"/>
    </w:p>
    <w:p w:rsidR="008F6A9F" w:rsidRDefault="008F6A9F" w:rsidP="008F6A9F">
      <w:pPr>
        <w:pStyle w:val="NoSpacing"/>
        <w:rPr>
          <w:lang w:val="en-CA"/>
        </w:rPr>
      </w:pPr>
    </w:p>
    <w:p w:rsidR="00AC5CDC" w:rsidRDefault="00AC5CDC">
      <w:pPr>
        <w:rPr>
          <w:u w:val="single"/>
          <w:lang w:val="en-CA"/>
        </w:rPr>
      </w:pPr>
      <w:r>
        <w:rPr>
          <w:u w:val="single"/>
          <w:lang w:val="en-CA"/>
        </w:rPr>
        <w:br w:type="page"/>
      </w:r>
    </w:p>
    <w:p w:rsidR="003B38AB" w:rsidRPr="00FF071E" w:rsidRDefault="00FF071E" w:rsidP="008F6A9F">
      <w:pPr>
        <w:pStyle w:val="NoSpacing"/>
        <w:rPr>
          <w:u w:val="single"/>
          <w:lang w:val="en-CA"/>
        </w:rPr>
      </w:pPr>
      <w:r w:rsidRPr="00FF071E">
        <w:rPr>
          <w:u w:val="single"/>
          <w:lang w:val="en-CA"/>
        </w:rPr>
        <w:lastRenderedPageBreak/>
        <w:t>Peripheral Devices</w:t>
      </w:r>
    </w:p>
    <w:p w:rsidR="00FF071E" w:rsidRPr="00AC5CDC" w:rsidRDefault="00FF071E" w:rsidP="008F6A9F">
      <w:pPr>
        <w:pStyle w:val="NoSpacing"/>
        <w:rPr>
          <w:sz w:val="20"/>
          <w:lang w:val="en-CA"/>
        </w:rPr>
      </w:pPr>
    </w:p>
    <w:p w:rsidR="000A3BCC" w:rsidRPr="000A3BCC" w:rsidRDefault="000A3BCC" w:rsidP="00FF071E">
      <w:pPr>
        <w:pStyle w:val="NoSpacing"/>
        <w:numPr>
          <w:ilvl w:val="0"/>
          <w:numId w:val="2"/>
        </w:numPr>
        <w:ind w:left="360"/>
        <w:rPr>
          <w:ins w:id="11" w:author="Dhaliwal, Sukhman" w:date="2019-10-16T10:30:00Z"/>
          <w:sz w:val="20"/>
          <w:rPrChange w:id="12" w:author="Dhaliwal, Sukhman" w:date="2019-10-16T10:30:00Z">
            <w:rPr>
              <w:ins w:id="13" w:author="Dhaliwal, Sukhman" w:date="2019-10-16T10:30:00Z"/>
              <w:noProof/>
            </w:rPr>
          </w:rPrChange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531495</wp:posOffset>
                </wp:positionV>
                <wp:extent cx="619125" cy="381000"/>
                <wp:effectExtent l="0" t="0" r="2857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3BCC" w:rsidRPr="000A3BCC" w:rsidRDefault="000A3BCC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" o:spid="_x0000_s1037" type="#_x0000_t202" style="position:absolute;left:0;text-align:left;margin-left:8.25pt;margin-top:41.85pt;width:48.75pt;height:30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" fillcolor="white [3201]" strokeweight=".5pt">
                <v:textbox>
                  <w:txbxContent>
                    <w:p w:rsidR="000A3BCC" w:rsidRPr="000A3BCC" w:rsidRDefault="000A3BCC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742949</wp:posOffset>
                </wp:positionH>
                <wp:positionV relativeFrom="paragraph">
                  <wp:posOffset>807720</wp:posOffset>
                </wp:positionV>
                <wp:extent cx="1457325" cy="161925"/>
                <wp:effectExtent l="0" t="0" r="66675" b="857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70C1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58.5pt;margin-top:63.6pt;width:114.75pt;height:12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leftMargin">
                  <wp:posOffset>742949</wp:posOffset>
                </wp:positionH>
                <wp:positionV relativeFrom="paragraph">
                  <wp:posOffset>2360295</wp:posOffset>
                </wp:positionV>
                <wp:extent cx="409575" cy="257175"/>
                <wp:effectExtent l="0" t="0" r="28575" b="285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3BCC" w:rsidRPr="000A3BCC" w:rsidRDefault="000A3BCC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8" type="#_x0000_t202" style="position:absolute;left:0;text-align:left;margin-left:58.5pt;margin-top:185.85pt;width:32.25pt;height:20.25pt;z-index:251689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" fillcolor="white [3201]" strokeweight=".5pt">
                <v:textbox>
                  <w:txbxContent>
                    <w:p w:rsidR="000A3BCC" w:rsidRPr="000A3BCC" w:rsidRDefault="000A3BCC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219074</wp:posOffset>
                </wp:positionH>
                <wp:positionV relativeFrom="paragraph">
                  <wp:posOffset>2503170</wp:posOffset>
                </wp:positionV>
                <wp:extent cx="1666875" cy="19050"/>
                <wp:effectExtent l="0" t="57150" r="9525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2B212" id="Straight Arrow Connector 37" o:spid="_x0000_s1026" type="#_x0000_t32" style="position:absolute;margin-left:17.25pt;margin-top:197.1pt;width:131.25pt;height:1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1931670</wp:posOffset>
                </wp:positionV>
                <wp:extent cx="495300" cy="266700"/>
                <wp:effectExtent l="0" t="0" r="1905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3BCC" w:rsidRPr="000A3BCC" w:rsidRDefault="000A3BCC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39" type="#_x0000_t202" style="position:absolute;left:0;text-align:left;margin-left:39pt;margin-top:152.1pt;width:39pt;height:2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" fillcolor="white [3201]" strokeweight=".5pt">
                <v:textbox>
                  <w:txbxContent>
                    <w:p w:rsidR="000A3BCC" w:rsidRPr="000A3BCC" w:rsidRDefault="000A3BCC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942975</wp:posOffset>
                </wp:positionH>
                <wp:positionV relativeFrom="paragraph">
                  <wp:posOffset>2160270</wp:posOffset>
                </wp:positionV>
                <wp:extent cx="714375" cy="114300"/>
                <wp:effectExtent l="0" t="0" r="66675" b="762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A430A0" id="Straight Arrow Connector 35" o:spid="_x0000_s1026" type="#_x0000_t32" style="position:absolute;margin-left:74.25pt;margin-top:170.1pt;width:56.25pt;height: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2769870</wp:posOffset>
                </wp:positionV>
                <wp:extent cx="523875" cy="352425"/>
                <wp:effectExtent l="0" t="0" r="28575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3BCC" w:rsidRPr="000A3BCC" w:rsidRDefault="000A3BCC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40" type="#_x0000_t202" style="position:absolute;left:0;text-align:left;margin-left:21.75pt;margin-top:218.1pt;width:41.25pt;height:27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" fillcolor="white [3201]" strokeweight=".5pt">
                <v:textbox>
                  <w:txbxContent>
                    <w:p w:rsidR="000A3BCC" w:rsidRPr="000A3BCC" w:rsidRDefault="000A3BCC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781049</wp:posOffset>
                </wp:positionH>
                <wp:positionV relativeFrom="paragraph">
                  <wp:posOffset>3103245</wp:posOffset>
                </wp:positionV>
                <wp:extent cx="1171575" cy="381000"/>
                <wp:effectExtent l="0" t="0" r="47625" b="762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79C7E" id="Straight Arrow Connector 33" o:spid="_x0000_s1026" type="#_x0000_t32" style="position:absolute;margin-left:61.5pt;margin-top:244.35pt;width:92.25pt;height:3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2998470</wp:posOffset>
                </wp:positionV>
                <wp:extent cx="1047750" cy="762000"/>
                <wp:effectExtent l="0" t="38100" r="57150" b="190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ADCF7" id="Straight Arrow Connector 32" o:spid="_x0000_s1026" type="#_x0000_t32" style="position:absolute;margin-left:56.25pt;margin-top:236.1pt;width:82.5pt;height:60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3779520</wp:posOffset>
                </wp:positionV>
                <wp:extent cx="400050" cy="257175"/>
                <wp:effectExtent l="0" t="0" r="19050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3BCC" w:rsidRPr="000A3BCC" w:rsidRDefault="000A3BCC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41" type="#_x0000_t202" style="position:absolute;left:0;text-align:left;margin-left:25.5pt;margin-top:297.6pt;width:31.5pt;height:2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" fillcolor="white [3201]" strokeweight=".5pt">
                <v:textbox>
                  <w:txbxContent>
                    <w:p w:rsidR="000A3BCC" w:rsidRPr="000A3BCC" w:rsidRDefault="000A3BCC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685799</wp:posOffset>
                </wp:positionH>
                <wp:positionV relativeFrom="paragraph">
                  <wp:posOffset>4084320</wp:posOffset>
                </wp:positionV>
                <wp:extent cx="1190625" cy="85725"/>
                <wp:effectExtent l="0" t="0" r="66675" b="857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E476E" id="Straight Arrow Connector 30" o:spid="_x0000_s1026" type="#_x0000_t32" style="position:absolute;margin-left:54pt;margin-top:321.6pt;width:93.75pt;height:6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FF071E" w:rsidRPr="00AC5CDC">
        <w:rPr>
          <w:sz w:val="20"/>
        </w:rPr>
        <w:t xml:space="preserve">Find one (or more) images that clearly show the layout of the back of a typical PC tower case. </w:t>
      </w:r>
      <w:r w:rsidR="00FF071E" w:rsidRPr="00AC5CDC">
        <w:rPr>
          <w:sz w:val="20"/>
        </w:rPr>
        <w:br/>
        <w:t>(i.e. Google images using keywords “Back Of PC Tower”)</w:t>
      </w:r>
      <w:r w:rsidR="00FF071E" w:rsidRPr="00AC5CDC">
        <w:rPr>
          <w:sz w:val="20"/>
        </w:rPr>
        <w:br/>
      </w:r>
    </w:p>
    <w:p w:rsidR="00FF071E" w:rsidRPr="004D2E20" w:rsidRDefault="004D2E20">
      <w:pPr>
        <w:pStyle w:val="NoSpacing"/>
        <w:ind w:left="360"/>
        <w:rPr>
          <w:b/>
          <w:sz w:val="20"/>
          <w:rPrChange w:id="14" w:author="Dhaliwal, Sukhman" w:date="2019-10-16T10:36:00Z">
            <w:rPr>
              <w:sz w:val="20"/>
            </w:rPr>
          </w:rPrChange>
        </w:rPr>
        <w:pPrChange w:id="15" w:author="Dhaliwal, Sukhman" w:date="2019-10-16T10:35:00Z">
          <w:pPr>
            <w:pStyle w:val="NoSpacing"/>
            <w:numPr>
              <w:numId w:val="2"/>
            </w:numPr>
            <w:ind w:left="360" w:hanging="360"/>
          </w:pPr>
        </w:pPrChange>
      </w:pPr>
      <w:ins w:id="16" w:author="Dhaliwal, Sukhman" w:date="2019-10-16T10:3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-438150</wp:posOffset>
                  </wp:positionH>
                  <wp:positionV relativeFrom="paragraph">
                    <wp:posOffset>2381250</wp:posOffset>
                  </wp:positionV>
                  <wp:extent cx="466725" cy="333375"/>
                  <wp:effectExtent l="0" t="0" r="28575" b="28575"/>
                  <wp:wrapNone/>
                  <wp:docPr id="42" name="Text Box 4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6672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4D2E20" w:rsidRPr="004D2E20" w:rsidRDefault="004D2E20">
                              <w:pPr>
                                <w:rPr>
                                  <w:lang w:val="en-CA"/>
                                  <w:rPrChange w:id="17" w:author="Dhaliwal, Sukhman" w:date="2019-10-16T10:35:00Z">
                                    <w:rPr/>
                                  </w:rPrChange>
                                </w:rPr>
                              </w:pPr>
                              <w:ins w:id="18" w:author="Dhaliwal, Sukhman" w:date="2019-10-16T10:35:00Z">
                                <w:r>
                                  <w:rPr>
                                    <w:lang w:val="en-CA"/>
                                  </w:rPr>
                                  <w:t>E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Text Box 42" o:spid="_x0000_s1042" type="#_x0000_t202" style="position:absolute;left:0;text-align:left;margin-left:-34.5pt;margin-top:187.5pt;width:36.75pt;height:26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" fillcolor="white [3201]" strokeweight=".5pt">
                  <v:textbox>
                    <w:txbxContent>
                      <w:p w:rsidR="004D2E20" w:rsidRPr="004D2E20" w:rsidRDefault="004D2E20">
                        <w:pPr>
                          <w:rPr>
                            <w:lang w:val="en-CA"/>
                            <w:rPrChange w:id="19" w:author="Dhaliwal, Sukhman" w:date="2019-10-16T10:35:00Z">
                              <w:rPr/>
                            </w:rPrChange>
                          </w:rPr>
                        </w:pPr>
                        <w:ins w:id="20" w:author="Dhaliwal, Sukhman" w:date="2019-10-16T10:35:00Z">
                          <w:r>
                            <w:rPr>
                              <w:lang w:val="en-CA"/>
                            </w:rPr>
                            <w:t>E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-1</wp:posOffset>
                  </wp:positionH>
                  <wp:positionV relativeFrom="paragraph">
                    <wp:posOffset>2324100</wp:posOffset>
                  </wp:positionV>
                  <wp:extent cx="1762125" cy="333375"/>
                  <wp:effectExtent l="0" t="57150" r="9525" b="28575"/>
                  <wp:wrapNone/>
                  <wp:docPr id="41" name="Straight Arrow Connector 4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1762125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648B49D7" id="Straight Arrow Connector 41" o:spid="_x0000_s1026" type="#_x0000_t32" style="position:absolute;margin-left:0;margin-top:183pt;width:138.75pt;height:26.2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" strokecolor="black [3200]" strokeweight=".5pt">
                  <v:stroke endarrow="block" joinstyle="miter"/>
                </v:shape>
              </w:pict>
            </mc:Fallback>
          </mc:AlternateContent>
        </w:r>
      </w:ins>
      <w:r w:rsidR="000A3BCC" w:rsidRPr="004D2E20">
        <w:rPr>
          <w:b/>
          <w:noProof/>
          <w:rPrChange w:id="21" w:author="Dhaliwal, Sukhman" w:date="2019-10-16T10:36:00Z">
            <w:rPr>
              <w:noProof/>
            </w:rPr>
          </w:rPrChange>
        </w:rPr>
        <w:drawing>
          <wp:inline distT="0" distB="0" distL="0" distR="0">
            <wp:extent cx="4924425" cy="4666924"/>
            <wp:effectExtent l="0" t="0" r="0" b="635"/>
            <wp:docPr id="29" name="Picture 29" descr="Image result for back of pc tower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ack of pc tower cas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13"/>
                    <a:stretch/>
                  </pic:blipFill>
                  <pic:spPr bwMode="auto">
                    <a:xfrm>
                      <a:off x="0" y="0"/>
                      <a:ext cx="4960933" cy="470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071E" w:rsidRPr="004D2E20">
        <w:rPr>
          <w:b/>
          <w:sz w:val="20"/>
          <w:rPrChange w:id="22" w:author="Dhaliwal, Sukhman" w:date="2019-10-16T10:36:00Z">
            <w:rPr>
              <w:sz w:val="20"/>
            </w:rPr>
          </w:rPrChange>
        </w:rPr>
        <w:br/>
      </w:r>
    </w:p>
    <w:p w:rsidR="00FF071E" w:rsidRPr="00AC5CDC" w:rsidRDefault="00FF071E" w:rsidP="00FF071E">
      <w:pPr>
        <w:pStyle w:val="NoSpacing"/>
        <w:numPr>
          <w:ilvl w:val="0"/>
          <w:numId w:val="2"/>
        </w:numPr>
        <w:ind w:left="360"/>
        <w:rPr>
          <w:sz w:val="20"/>
        </w:rPr>
      </w:pPr>
      <w:r w:rsidRPr="00AC5CDC">
        <w:rPr>
          <w:sz w:val="20"/>
        </w:rPr>
        <w:t>Clearly label the following components (using arrows) on your image of the back of a typical PC tower case: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Power cord and power switch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Monitor Interface (VGA or DVI or HDMI)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Mouse Interface (USB or PS/2)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Keyboard Interface (USB or PS/2)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USB Ports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Audio Inputs / Outputs</w:t>
      </w:r>
    </w:p>
    <w:p w:rsidR="00FF071E" w:rsidRPr="00AC5CDC" w:rsidRDefault="00FF071E" w:rsidP="00FF071E">
      <w:pPr>
        <w:pStyle w:val="NoSpacing"/>
        <w:numPr>
          <w:ilvl w:val="1"/>
          <w:numId w:val="5"/>
        </w:numPr>
        <w:ind w:left="720"/>
        <w:rPr>
          <w:sz w:val="20"/>
        </w:rPr>
      </w:pPr>
      <w:r w:rsidRPr="00AC5CDC">
        <w:rPr>
          <w:sz w:val="20"/>
        </w:rPr>
        <w:t>Ethernet Interface</w:t>
      </w:r>
    </w:p>
    <w:p w:rsidR="00FF071E" w:rsidRPr="00AC5CDC" w:rsidRDefault="004D2E20" w:rsidP="00FF071E">
      <w:pPr>
        <w:pStyle w:val="NoSpacing"/>
        <w:ind w:left="720"/>
        <w:rPr>
          <w:sz w:val="20"/>
        </w:rPr>
      </w:pPr>
      <w:ins w:id="23" w:author="Dhaliwal, Sukhman" w:date="2019-10-16T10:36:00Z">
        <w:r>
          <w:rPr>
            <w:noProof/>
          </w:rPr>
          <w:lastRenderedPageBreak/>
          <w:drawing>
            <wp:inline distT="0" distB="0" distL="0" distR="0">
              <wp:extent cx="2152650" cy="1858454"/>
              <wp:effectExtent l="0" t="0" r="0" b="8890"/>
              <wp:docPr id="43" name="Picture 43" descr="Image result for g. Ethernet Interfa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Image result for g. Ethernet Interface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88836" cy="1889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r w:rsidR="00FF071E" w:rsidRPr="00AC5CDC">
        <w:rPr>
          <w:sz w:val="20"/>
        </w:rPr>
        <w:br/>
      </w:r>
    </w:p>
    <w:p w:rsidR="00FF071E" w:rsidRPr="005261B8" w:rsidRDefault="00FF071E" w:rsidP="00FF071E">
      <w:pPr>
        <w:pStyle w:val="NoSpacing"/>
        <w:numPr>
          <w:ilvl w:val="0"/>
          <w:numId w:val="2"/>
        </w:numPr>
        <w:ind w:left="360"/>
        <w:rPr>
          <w:rPrChange w:id="24" w:author="Dhaliwal, Sukhman" w:date="2019-10-29T10:42:00Z">
            <w:rPr>
              <w:sz w:val="20"/>
            </w:rPr>
          </w:rPrChange>
        </w:rPr>
      </w:pPr>
      <w:r w:rsidRPr="005261B8">
        <w:rPr>
          <w:rPrChange w:id="25" w:author="Dhaliwal, Sukhman" w:date="2019-10-29T10:42:00Z">
            <w:rPr>
              <w:sz w:val="20"/>
            </w:rPr>
          </w:rPrChange>
        </w:rPr>
        <w:t>Research more in-depth about “External Portable Storage”. Make notes on the following:</w:t>
      </w:r>
    </w:p>
    <w:p w:rsidR="00FF071E" w:rsidRPr="005261B8" w:rsidRDefault="00FF071E" w:rsidP="00FF071E">
      <w:pPr>
        <w:pStyle w:val="NoSpacing"/>
        <w:numPr>
          <w:ilvl w:val="0"/>
          <w:numId w:val="6"/>
        </w:numPr>
        <w:ind w:left="720"/>
        <w:rPr>
          <w:ins w:id="26" w:author="Dhaliwal, Sukhman" w:date="2019-10-29T10:39:00Z"/>
          <w:rFonts w:cstheme="minorHAnsi"/>
          <w:rPrChange w:id="27" w:author="Dhaliwal, Sukhman" w:date="2019-10-29T10:42:00Z">
            <w:rPr>
              <w:ins w:id="28" w:author="Dhaliwal, Sukhman" w:date="2019-10-29T10:39:00Z"/>
              <w:sz w:val="20"/>
            </w:rPr>
          </w:rPrChange>
        </w:rPr>
      </w:pPr>
      <w:r w:rsidRPr="005261B8">
        <w:rPr>
          <w:rFonts w:cstheme="minorHAnsi"/>
          <w:rPrChange w:id="29" w:author="Dhaliwal, Sukhman" w:date="2019-10-29T10:42:00Z">
            <w:rPr>
              <w:sz w:val="20"/>
            </w:rPr>
          </w:rPrChange>
        </w:rPr>
        <w:t>Floppy Disks</w:t>
      </w:r>
    </w:p>
    <w:p w:rsidR="005261B8" w:rsidRPr="005261B8" w:rsidRDefault="005261B8" w:rsidP="005261B8">
      <w:pPr>
        <w:pStyle w:val="NoSpacing"/>
        <w:ind w:left="360"/>
        <w:rPr>
          <w:ins w:id="30" w:author="Dhaliwal, Sukhman" w:date="2019-10-29T10:42:00Z"/>
          <w:rFonts w:cstheme="minorHAnsi"/>
          <w:shd w:val="clear" w:color="auto" w:fill="FFFFFF"/>
          <w:rPrChange w:id="31" w:author="Dhaliwal, Sukhman" w:date="2019-10-29T10:43:00Z">
            <w:rPr>
              <w:ins w:id="32" w:author="Dhaliwal, Sukhman" w:date="2019-10-29T10:42:00Z"/>
              <w:rFonts w:cstheme="minorHAnsi"/>
              <w:shd w:val="clear" w:color="auto" w:fill="FFFFFF"/>
            </w:rPr>
          </w:rPrChange>
        </w:rPr>
        <w:pPrChange w:id="33" w:author="Dhaliwal, Sukhman" w:date="2019-10-29T10:41:00Z">
          <w:pPr>
            <w:pStyle w:val="NoSpacing"/>
            <w:numPr>
              <w:numId w:val="6"/>
            </w:numPr>
            <w:ind w:left="720" w:hanging="360"/>
          </w:pPr>
        </w:pPrChange>
      </w:pPr>
      <w:ins w:id="34" w:author="Dhaliwal, Sukhman" w:date="2019-10-29T10:41:00Z">
        <w:r w:rsidRPr="005261B8">
          <w:rPr>
            <w:rFonts w:cstheme="minorHAnsi"/>
            <w:shd w:val="clear" w:color="auto" w:fill="FFFFFF"/>
            <w:rPrChange w:id="35" w:author="Dhaliwal, Sukhman" w:date="2019-10-29T10:42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A </w:t>
        </w:r>
        <w:r w:rsidRPr="005261B8">
          <w:rPr>
            <w:rFonts w:cstheme="minorHAnsi"/>
            <w:rPrChange w:id="36" w:author="Dhaliwal, Sukhman" w:date="2019-10-29T10:43:00Z">
              <w:rPr/>
            </w:rPrChange>
          </w:rPr>
          <w:fldChar w:fldCharType="begin"/>
        </w:r>
        <w:r w:rsidRPr="005261B8">
          <w:rPr>
            <w:rFonts w:cstheme="minorHAnsi"/>
            <w:rPrChange w:id="37" w:author="Dhaliwal, Sukhman" w:date="2019-10-29T10:43:00Z">
              <w:rPr/>
            </w:rPrChange>
          </w:rPr>
          <w:instrText xml:space="preserve"> HYPERLINK "https://en.wikipedia.org/wiki/Floppy_disk" \o "Floppy disk" </w:instrText>
        </w:r>
        <w:r w:rsidRPr="005261B8">
          <w:rPr>
            <w:rFonts w:cstheme="minorHAnsi"/>
            <w:rPrChange w:id="38" w:author="Dhaliwal, Sukhman" w:date="2019-10-29T10:43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39" w:author="Dhaliwal, Sukhman" w:date="2019-10-29T10:43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floppy disk</w:t>
        </w:r>
        <w:r w:rsidRPr="005261B8">
          <w:rPr>
            <w:rFonts w:cstheme="minorHAnsi"/>
            <w:rPrChange w:id="40" w:author="Dhaliwal, Sukhman" w:date="2019-10-29T10:43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41" w:author="Dhaliwal, Sukhman" w:date="2019-10-29T10:43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is a disk storage medium composed of a disk of thin and flexible </w:t>
        </w:r>
        <w:r w:rsidRPr="005261B8">
          <w:rPr>
            <w:rFonts w:cstheme="minorHAnsi"/>
            <w:rPrChange w:id="42" w:author="Dhaliwal, Sukhman" w:date="2019-10-29T10:43:00Z">
              <w:rPr/>
            </w:rPrChange>
          </w:rPr>
          <w:fldChar w:fldCharType="begin"/>
        </w:r>
        <w:r w:rsidRPr="005261B8">
          <w:rPr>
            <w:rFonts w:cstheme="minorHAnsi"/>
            <w:rPrChange w:id="43" w:author="Dhaliwal, Sukhman" w:date="2019-10-29T10:43:00Z">
              <w:rPr/>
            </w:rPrChange>
          </w:rPr>
          <w:instrText xml:space="preserve"> HYPERLINK "https://en.wikipedia.org/wiki/Magnetic_storage" \o "Magnetic storage" </w:instrText>
        </w:r>
        <w:r w:rsidRPr="005261B8">
          <w:rPr>
            <w:rFonts w:cstheme="minorHAnsi"/>
            <w:rPrChange w:id="44" w:author="Dhaliwal, Sukhman" w:date="2019-10-29T10:43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45" w:author="Dhaliwal, Sukhman" w:date="2019-10-29T10:43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magnetic storage</w:t>
        </w:r>
        <w:r w:rsidRPr="005261B8">
          <w:rPr>
            <w:rFonts w:cstheme="minorHAnsi"/>
            <w:rPrChange w:id="46" w:author="Dhaliwal, Sukhman" w:date="2019-10-29T10:43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47" w:author="Dhaliwal, Sukhman" w:date="2019-10-29T10:43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medium encased in a rectangular plastic carrier.</w:t>
        </w:r>
      </w:ins>
    </w:p>
    <w:p w:rsidR="005261B8" w:rsidRPr="005261B8" w:rsidRDefault="005261B8" w:rsidP="005261B8">
      <w:pPr>
        <w:pStyle w:val="NoSpacing"/>
        <w:ind w:left="360"/>
        <w:rPr>
          <w:rFonts w:cstheme="minorHAnsi"/>
          <w:rPrChange w:id="48" w:author="Dhaliwal, Sukhman" w:date="2019-10-29T10:43:00Z">
            <w:rPr>
              <w:sz w:val="20"/>
            </w:rPr>
          </w:rPrChange>
        </w:rPr>
        <w:pPrChange w:id="49" w:author="Dhaliwal, Sukhman" w:date="2019-10-29T10:41:00Z">
          <w:pPr>
            <w:pStyle w:val="NoSpacing"/>
            <w:numPr>
              <w:numId w:val="6"/>
            </w:numPr>
            <w:ind w:left="720" w:hanging="360"/>
          </w:pPr>
        </w:pPrChange>
      </w:pPr>
    </w:p>
    <w:p w:rsidR="00FF071E" w:rsidRPr="005261B8" w:rsidRDefault="00FF071E" w:rsidP="00FF071E">
      <w:pPr>
        <w:pStyle w:val="NoSpacing"/>
        <w:numPr>
          <w:ilvl w:val="0"/>
          <w:numId w:val="6"/>
        </w:numPr>
        <w:ind w:left="720"/>
        <w:rPr>
          <w:ins w:id="50" w:author="Dhaliwal, Sukhman" w:date="2019-10-29T10:42:00Z"/>
          <w:rFonts w:cstheme="minorHAnsi"/>
          <w:rPrChange w:id="51" w:author="Dhaliwal, Sukhman" w:date="2019-10-29T10:43:00Z">
            <w:rPr>
              <w:ins w:id="52" w:author="Dhaliwal, Sukhman" w:date="2019-10-29T10:42:00Z"/>
            </w:rPr>
          </w:rPrChange>
        </w:rPr>
      </w:pPr>
      <w:r w:rsidRPr="005261B8">
        <w:rPr>
          <w:rFonts w:cstheme="minorHAnsi"/>
          <w:rPrChange w:id="53" w:author="Dhaliwal, Sukhman" w:date="2019-10-29T10:43:00Z">
            <w:rPr>
              <w:sz w:val="20"/>
            </w:rPr>
          </w:rPrChange>
        </w:rPr>
        <w:t>CD-ROM / DVD / Recordable CD/DVD</w:t>
      </w:r>
    </w:p>
    <w:p w:rsidR="005261B8" w:rsidRPr="005261B8" w:rsidRDefault="005261B8" w:rsidP="005261B8">
      <w:pPr>
        <w:pStyle w:val="NoSpacing"/>
        <w:ind w:left="720"/>
        <w:rPr>
          <w:ins w:id="54" w:author="Dhaliwal, Sukhman" w:date="2019-10-29T10:42:00Z"/>
          <w:rFonts w:cstheme="minorHAnsi"/>
          <w:shd w:val="clear" w:color="auto" w:fill="FFFFFF"/>
          <w:rPrChange w:id="55" w:author="Dhaliwal, Sukhman" w:date="2019-10-29T10:43:00Z">
            <w:rPr>
              <w:ins w:id="56" w:author="Dhaliwal, Sukhman" w:date="2019-10-29T10:42:00Z"/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</w:rPrChange>
        </w:rPr>
        <w:pPrChange w:id="57" w:author="Dhaliwal, Sukhman" w:date="2019-10-29T10:42:00Z">
          <w:pPr>
            <w:pStyle w:val="NoSpacing"/>
            <w:numPr>
              <w:numId w:val="6"/>
            </w:numPr>
            <w:ind w:left="720" w:hanging="360"/>
          </w:pPr>
        </w:pPrChange>
      </w:pPr>
      <w:ins w:id="58" w:author="Dhaliwal, Sukhman" w:date="2019-10-29T10:42:00Z">
        <w:r w:rsidRPr="005261B8">
          <w:rPr>
            <w:rFonts w:cstheme="minorHAnsi"/>
            <w:bCs/>
            <w:shd w:val="clear" w:color="auto" w:fill="FFFFFF"/>
            <w:rPrChange w:id="59" w:author="Dhaliwal, Sukhman" w:date="2019-10-29T10:43:00Z"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rPrChange>
          </w:rPr>
          <w:t>DVD</w:t>
        </w:r>
        <w:r w:rsidRPr="005261B8">
          <w:rPr>
            <w:rFonts w:cstheme="minorHAnsi"/>
            <w:shd w:val="clear" w:color="auto" w:fill="FFFFFF"/>
            <w:rPrChange w:id="60" w:author="Dhaliwal, Sukhman" w:date="2019-10-29T10:43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(an abbreviation of </w:t>
        </w:r>
        <w:r w:rsidRPr="005261B8">
          <w:rPr>
            <w:rFonts w:cstheme="minorHAnsi"/>
            <w:bCs/>
            <w:shd w:val="clear" w:color="auto" w:fill="FFFFFF"/>
            <w:rPrChange w:id="61" w:author="Dhaliwal, Sukhman" w:date="2019-10-29T10:43:00Z"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rPrChange>
          </w:rPr>
          <w:t>digital versatile disc</w:t>
        </w:r>
        <w:r w:rsidRPr="005261B8">
          <w:rPr>
            <w:rFonts w:cstheme="minorHAnsi"/>
            <w:shd w:val="clear" w:color="auto" w:fill="FFFFFF"/>
            <w:rPrChange w:id="62" w:author="Dhaliwal, Sukhman" w:date="2019-10-29T10:43:00Z">
              <w:rPr>
                <w:rFonts w:cstheme="minorHAnsi"/>
                <w:sz w:val="20"/>
                <w:szCs w:val="20"/>
                <w:shd w:val="clear" w:color="auto" w:fill="FFFFFF"/>
              </w:rPr>
            </w:rPrChange>
          </w:rPr>
          <w:t>)</w:t>
        </w:r>
        <w:r w:rsidRPr="005261B8">
          <w:rPr>
            <w:rFonts w:cstheme="minorHAnsi"/>
            <w:shd w:val="clear" w:color="auto" w:fill="FFFFFF"/>
            <w:rPrChange w:id="63" w:author="Dhaliwal, Sukhman" w:date="2019-10-29T10:43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is a </w:t>
        </w:r>
        <w:r w:rsidRPr="005261B8">
          <w:rPr>
            <w:rFonts w:cstheme="minorHAnsi"/>
            <w:rPrChange w:id="64" w:author="Dhaliwal, Sukhman" w:date="2019-10-29T10:43:00Z">
              <w:rPr/>
            </w:rPrChange>
          </w:rPr>
          <w:fldChar w:fldCharType="begin"/>
        </w:r>
        <w:r w:rsidRPr="005261B8">
          <w:rPr>
            <w:rFonts w:cstheme="minorHAnsi"/>
            <w:rPrChange w:id="65" w:author="Dhaliwal, Sukhman" w:date="2019-10-29T10:43:00Z">
              <w:rPr/>
            </w:rPrChange>
          </w:rPr>
          <w:instrText xml:space="preserve"> HYPERLINK "https://en.wikipedia.org/wiki/Digital_media" \o "Digital media" </w:instrText>
        </w:r>
        <w:r w:rsidRPr="005261B8">
          <w:rPr>
            <w:rFonts w:cstheme="minorHAnsi"/>
            <w:rPrChange w:id="66" w:author="Dhaliwal, Sukhman" w:date="2019-10-29T10:43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67" w:author="Dhaliwal, Sukhman" w:date="2019-10-29T10:43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digital</w:t>
        </w:r>
        <w:r w:rsidRPr="005261B8">
          <w:rPr>
            <w:rFonts w:cstheme="minorHAnsi"/>
            <w:rPrChange w:id="68" w:author="Dhaliwal, Sukhman" w:date="2019-10-29T10:43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69" w:author="Dhaliwal, Sukhman" w:date="2019-10-29T10:43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</w:t>
        </w:r>
        <w:r w:rsidRPr="005261B8">
          <w:rPr>
            <w:rFonts w:cstheme="minorHAnsi"/>
            <w:rPrChange w:id="70" w:author="Dhaliwal, Sukhman" w:date="2019-10-29T10:43:00Z">
              <w:rPr/>
            </w:rPrChange>
          </w:rPr>
          <w:fldChar w:fldCharType="begin"/>
        </w:r>
        <w:r w:rsidRPr="005261B8">
          <w:rPr>
            <w:rFonts w:cstheme="minorHAnsi"/>
            <w:rPrChange w:id="71" w:author="Dhaliwal, Sukhman" w:date="2019-10-29T10:43:00Z">
              <w:rPr/>
            </w:rPrChange>
          </w:rPr>
          <w:instrText xml:space="preserve"> HYPERLINK "https://en.wikipedia.org/wiki/Optical_disc" \o "Optical disc" </w:instrText>
        </w:r>
        <w:r w:rsidRPr="005261B8">
          <w:rPr>
            <w:rFonts w:cstheme="minorHAnsi"/>
            <w:rPrChange w:id="72" w:author="Dhaliwal, Sukhman" w:date="2019-10-29T10:43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73" w:author="Dhaliwal, Sukhman" w:date="2019-10-29T10:43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optical disc</w:t>
        </w:r>
        <w:r w:rsidRPr="005261B8">
          <w:rPr>
            <w:rFonts w:cstheme="minorHAnsi"/>
            <w:rPrChange w:id="74" w:author="Dhaliwal, Sukhman" w:date="2019-10-29T10:43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75" w:author="Dhaliwal, Sukhman" w:date="2019-10-29T10:43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</w:t>
        </w:r>
        <w:r w:rsidRPr="005261B8">
          <w:rPr>
            <w:rFonts w:cstheme="minorHAnsi"/>
            <w:rPrChange w:id="76" w:author="Dhaliwal, Sukhman" w:date="2019-10-29T10:43:00Z">
              <w:rPr/>
            </w:rPrChange>
          </w:rPr>
          <w:fldChar w:fldCharType="begin"/>
        </w:r>
        <w:r w:rsidRPr="005261B8">
          <w:rPr>
            <w:rFonts w:cstheme="minorHAnsi"/>
            <w:rPrChange w:id="77" w:author="Dhaliwal, Sukhman" w:date="2019-10-29T10:43:00Z">
              <w:rPr/>
            </w:rPrChange>
          </w:rPr>
          <w:instrText xml:space="preserve"> HYPERLINK "https://en.wikipedia.org/wiki/Data_storage_device" \o "Data storage device" </w:instrText>
        </w:r>
        <w:r w:rsidRPr="005261B8">
          <w:rPr>
            <w:rFonts w:cstheme="minorHAnsi"/>
            <w:rPrChange w:id="78" w:author="Dhaliwal, Sukhman" w:date="2019-10-29T10:43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79" w:author="Dhaliwal, Sukhman" w:date="2019-10-29T10:43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storage</w:t>
        </w:r>
        <w:r w:rsidRPr="005261B8">
          <w:rPr>
            <w:rFonts w:cstheme="minorHAnsi"/>
            <w:rPrChange w:id="80" w:author="Dhaliwal, Sukhman" w:date="2019-10-29T10:43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81" w:author="Dhaliwal, Sukhman" w:date="2019-10-29T10:43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format invented and developed in 1995.</w:t>
        </w:r>
      </w:ins>
    </w:p>
    <w:p w:rsidR="005261B8" w:rsidRPr="005261B8" w:rsidRDefault="005261B8" w:rsidP="005261B8">
      <w:pPr>
        <w:pStyle w:val="NoSpacing"/>
        <w:ind w:left="720"/>
        <w:rPr>
          <w:rPrChange w:id="82" w:author="Dhaliwal, Sukhman" w:date="2019-10-29T10:43:00Z">
            <w:rPr>
              <w:sz w:val="20"/>
            </w:rPr>
          </w:rPrChange>
        </w:rPr>
        <w:pPrChange w:id="83" w:author="Dhaliwal, Sukhman" w:date="2019-10-29T10:42:00Z">
          <w:pPr>
            <w:pStyle w:val="NoSpacing"/>
            <w:numPr>
              <w:numId w:val="6"/>
            </w:numPr>
            <w:ind w:left="720" w:hanging="360"/>
          </w:pPr>
        </w:pPrChange>
      </w:pPr>
    </w:p>
    <w:p w:rsidR="00FF071E" w:rsidRPr="005261B8" w:rsidRDefault="00FF071E" w:rsidP="00FF071E">
      <w:pPr>
        <w:pStyle w:val="NoSpacing"/>
        <w:numPr>
          <w:ilvl w:val="0"/>
          <w:numId w:val="6"/>
        </w:numPr>
        <w:ind w:left="720"/>
        <w:rPr>
          <w:ins w:id="84" w:author="Dhaliwal, Sukhman" w:date="2019-10-29T10:43:00Z"/>
          <w:rFonts w:cstheme="minorHAnsi"/>
          <w:rPrChange w:id="85" w:author="Dhaliwal, Sukhman" w:date="2019-10-29T10:44:00Z">
            <w:rPr>
              <w:ins w:id="86" w:author="Dhaliwal, Sukhman" w:date="2019-10-29T10:43:00Z"/>
            </w:rPr>
          </w:rPrChange>
        </w:rPr>
      </w:pPr>
      <w:r w:rsidRPr="005261B8">
        <w:rPr>
          <w:rFonts w:cstheme="minorHAnsi"/>
          <w:rPrChange w:id="87" w:author="Dhaliwal, Sukhman" w:date="2019-10-29T10:44:00Z">
            <w:rPr>
              <w:sz w:val="20"/>
            </w:rPr>
          </w:rPrChange>
        </w:rPr>
        <w:t>USB Memory Drives</w:t>
      </w:r>
    </w:p>
    <w:p w:rsidR="005261B8" w:rsidRPr="005261B8" w:rsidRDefault="005261B8" w:rsidP="005261B8">
      <w:pPr>
        <w:pStyle w:val="NoSpacing"/>
        <w:ind w:left="720"/>
        <w:rPr>
          <w:ins w:id="88" w:author="Dhaliwal, Sukhman" w:date="2019-10-29T10:43:00Z"/>
          <w:rFonts w:cstheme="minorHAnsi"/>
          <w:rPrChange w:id="89" w:author="Dhaliwal, Sukhman" w:date="2019-10-29T10:44:00Z">
            <w:rPr>
              <w:ins w:id="90" w:author="Dhaliwal, Sukhman" w:date="2019-10-29T10:43:00Z"/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</w:rPrChange>
        </w:rPr>
        <w:pPrChange w:id="91" w:author="Dhaliwal, Sukhman" w:date="2019-10-29T10:43:00Z">
          <w:pPr>
            <w:pStyle w:val="NoSpacing"/>
            <w:numPr>
              <w:numId w:val="6"/>
            </w:numPr>
            <w:ind w:left="720" w:hanging="360"/>
          </w:pPr>
        </w:pPrChange>
      </w:pPr>
      <w:ins w:id="92" w:author="Dhaliwal, Sukhman" w:date="2019-10-29T10:43:00Z">
        <w:r w:rsidRPr="005261B8">
          <w:rPr>
            <w:rFonts w:cstheme="minorHAnsi"/>
            <w:shd w:val="clear" w:color="auto" w:fill="FFFFFF"/>
            <w:rPrChange w:id="93" w:author="Dhaliwal, Sukhman" w:date="2019-10-29T10:44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A </w:t>
        </w:r>
        <w:r w:rsidRPr="005261B8">
          <w:rPr>
            <w:rFonts w:cstheme="minorHAnsi"/>
            <w:bCs/>
            <w:shd w:val="clear" w:color="auto" w:fill="FFFFFF"/>
            <w:rPrChange w:id="94" w:author="Dhaliwal, Sukhman" w:date="2019-10-29T10:44:00Z"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rPrChange>
          </w:rPr>
          <w:t>USB flash drive</w:t>
        </w:r>
      </w:ins>
      <w:ins w:id="95" w:author="Dhaliwal, Sukhman" w:date="2019-10-29T10:44:00Z">
        <w:r>
          <w:rPr>
            <w:rFonts w:cstheme="minorHAnsi"/>
            <w:shd w:val="clear" w:color="auto" w:fill="FFFFFF"/>
            <w:vertAlign w:val="superscript"/>
          </w:rPr>
          <w:t xml:space="preserve"> </w:t>
        </w:r>
      </w:ins>
      <w:ins w:id="96" w:author="Dhaliwal, Sukhman" w:date="2019-10-29T10:43:00Z">
        <w:r w:rsidRPr="005261B8">
          <w:rPr>
            <w:rFonts w:cstheme="minorHAnsi"/>
            <w:shd w:val="clear" w:color="auto" w:fill="FFFFFF"/>
            <w:rPrChange w:id="97" w:author="Dhaliwal, Sukhman" w:date="2019-10-29T10:44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is a </w:t>
        </w:r>
        <w:r w:rsidRPr="005261B8">
          <w:rPr>
            <w:rFonts w:cstheme="minorHAnsi"/>
            <w:rPrChange w:id="98" w:author="Dhaliwal, Sukhman" w:date="2019-10-29T10:44:00Z">
              <w:rPr/>
            </w:rPrChange>
          </w:rPr>
          <w:fldChar w:fldCharType="begin"/>
        </w:r>
        <w:r w:rsidRPr="005261B8">
          <w:rPr>
            <w:rFonts w:cstheme="minorHAnsi"/>
            <w:rPrChange w:id="99" w:author="Dhaliwal, Sukhman" w:date="2019-10-29T10:44:00Z">
              <w:rPr/>
            </w:rPrChange>
          </w:rPr>
          <w:instrText xml:space="preserve"> HYPERLINK "https://en.wikipedia.org/wiki/Data_storage_device" \o "Data storage device" </w:instrText>
        </w:r>
        <w:r w:rsidRPr="005261B8">
          <w:rPr>
            <w:rFonts w:cstheme="minorHAnsi"/>
            <w:rPrChange w:id="100" w:author="Dhaliwal, Sukhman" w:date="2019-10-29T10:44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101" w:author="Dhaliwal, Sukhman" w:date="2019-10-29T10:44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data storage device</w:t>
        </w:r>
        <w:r w:rsidRPr="005261B8">
          <w:rPr>
            <w:rFonts w:cstheme="minorHAnsi"/>
            <w:rPrChange w:id="102" w:author="Dhaliwal, Sukhman" w:date="2019-10-29T10:44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103" w:author="Dhaliwal, Sukhman" w:date="2019-10-29T10:44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that includes </w:t>
        </w:r>
        <w:r w:rsidRPr="005261B8">
          <w:rPr>
            <w:rFonts w:cstheme="minorHAnsi"/>
            <w:rPrChange w:id="104" w:author="Dhaliwal, Sukhman" w:date="2019-10-29T10:44:00Z">
              <w:rPr/>
            </w:rPrChange>
          </w:rPr>
          <w:fldChar w:fldCharType="begin"/>
        </w:r>
        <w:r w:rsidRPr="005261B8">
          <w:rPr>
            <w:rFonts w:cstheme="minorHAnsi"/>
            <w:rPrChange w:id="105" w:author="Dhaliwal, Sukhman" w:date="2019-10-29T10:44:00Z">
              <w:rPr/>
            </w:rPrChange>
          </w:rPr>
          <w:instrText xml:space="preserve"> HYPERLINK "https://en.wikipedia.org/wiki/Flash_memory" \o "Flash memory" </w:instrText>
        </w:r>
        <w:r w:rsidRPr="005261B8">
          <w:rPr>
            <w:rFonts w:cstheme="minorHAnsi"/>
            <w:rPrChange w:id="106" w:author="Dhaliwal, Sukhman" w:date="2019-10-29T10:44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107" w:author="Dhaliwal, Sukhman" w:date="2019-10-29T10:44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flash memory</w:t>
        </w:r>
        <w:r w:rsidRPr="005261B8">
          <w:rPr>
            <w:rFonts w:cstheme="minorHAnsi"/>
            <w:rPrChange w:id="108" w:author="Dhaliwal, Sukhman" w:date="2019-10-29T10:44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109" w:author="Dhaliwal, Sukhman" w:date="2019-10-29T10:44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with an integrated </w:t>
        </w:r>
        <w:r w:rsidRPr="005261B8">
          <w:rPr>
            <w:rFonts w:cstheme="minorHAnsi"/>
            <w:rPrChange w:id="110" w:author="Dhaliwal, Sukhman" w:date="2019-10-29T10:44:00Z">
              <w:rPr/>
            </w:rPrChange>
          </w:rPr>
          <w:fldChar w:fldCharType="begin"/>
        </w:r>
        <w:r w:rsidRPr="005261B8">
          <w:rPr>
            <w:rFonts w:cstheme="minorHAnsi"/>
            <w:rPrChange w:id="111" w:author="Dhaliwal, Sukhman" w:date="2019-10-29T10:44:00Z">
              <w:rPr/>
            </w:rPrChange>
          </w:rPr>
          <w:instrText xml:space="preserve"> HYPERLINK "https://en.wikipedia.org/wiki/USB" \o "USB" </w:instrText>
        </w:r>
        <w:r w:rsidRPr="005261B8">
          <w:rPr>
            <w:rFonts w:cstheme="minorHAnsi"/>
            <w:rPrChange w:id="112" w:author="Dhaliwal, Sukhman" w:date="2019-10-29T10:44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113" w:author="Dhaliwal, Sukhman" w:date="2019-10-29T10:44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USB</w:t>
        </w:r>
        <w:r w:rsidRPr="005261B8">
          <w:rPr>
            <w:rFonts w:cstheme="minorHAnsi"/>
            <w:rPrChange w:id="114" w:author="Dhaliwal, Sukhman" w:date="2019-10-29T10:44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115" w:author="Dhaliwal, Sukhman" w:date="2019-10-29T10:44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interface.</w:t>
        </w:r>
      </w:ins>
    </w:p>
    <w:p w:rsidR="005261B8" w:rsidRPr="005261B8" w:rsidRDefault="005261B8" w:rsidP="005261B8">
      <w:pPr>
        <w:pStyle w:val="NoSpacing"/>
        <w:ind w:left="720"/>
        <w:rPr>
          <w:rPrChange w:id="116" w:author="Dhaliwal, Sukhman" w:date="2019-10-29T10:43:00Z">
            <w:rPr>
              <w:sz w:val="20"/>
            </w:rPr>
          </w:rPrChange>
        </w:rPr>
        <w:pPrChange w:id="117" w:author="Dhaliwal, Sukhman" w:date="2019-10-29T10:43:00Z">
          <w:pPr>
            <w:pStyle w:val="NoSpacing"/>
            <w:numPr>
              <w:numId w:val="6"/>
            </w:numPr>
            <w:ind w:left="720" w:hanging="360"/>
          </w:pPr>
        </w:pPrChange>
      </w:pPr>
    </w:p>
    <w:p w:rsidR="00FF071E" w:rsidRPr="005261B8" w:rsidRDefault="00FF071E" w:rsidP="00FF071E">
      <w:pPr>
        <w:pStyle w:val="NoSpacing"/>
        <w:numPr>
          <w:ilvl w:val="0"/>
          <w:numId w:val="6"/>
        </w:numPr>
        <w:ind w:left="720"/>
        <w:rPr>
          <w:ins w:id="118" w:author="Dhaliwal, Sukhman" w:date="2019-10-29T10:44:00Z"/>
          <w:rFonts w:cstheme="minorHAnsi"/>
          <w:rPrChange w:id="119" w:author="Dhaliwal, Sukhman" w:date="2019-10-29T10:45:00Z">
            <w:rPr>
              <w:ins w:id="120" w:author="Dhaliwal, Sukhman" w:date="2019-10-29T10:44:00Z"/>
            </w:rPr>
          </w:rPrChange>
        </w:rPr>
      </w:pPr>
      <w:r w:rsidRPr="005261B8">
        <w:rPr>
          <w:rFonts w:cstheme="minorHAnsi"/>
          <w:rPrChange w:id="121" w:author="Dhaliwal, Sukhman" w:date="2019-10-29T10:45:00Z">
            <w:rPr>
              <w:sz w:val="20"/>
            </w:rPr>
          </w:rPrChange>
        </w:rPr>
        <w:t>Compact Flash Memory</w:t>
      </w:r>
    </w:p>
    <w:p w:rsidR="005261B8" w:rsidRPr="005261B8" w:rsidRDefault="005261B8" w:rsidP="005261B8">
      <w:pPr>
        <w:pStyle w:val="NoSpacing"/>
        <w:ind w:left="720"/>
        <w:rPr>
          <w:ins w:id="122" w:author="Dhaliwal, Sukhman" w:date="2019-10-29T10:44:00Z"/>
          <w:rFonts w:cstheme="minorHAnsi"/>
          <w:rPrChange w:id="123" w:author="Dhaliwal, Sukhman" w:date="2019-10-29T10:45:00Z">
            <w:rPr>
              <w:ins w:id="124" w:author="Dhaliwal, Sukhman" w:date="2019-10-29T10:44:00Z"/>
            </w:rPr>
          </w:rPrChange>
        </w:rPr>
        <w:pPrChange w:id="125" w:author="Dhaliwal, Sukhman" w:date="2019-10-29T10:44:00Z">
          <w:pPr>
            <w:pStyle w:val="NoSpacing"/>
            <w:numPr>
              <w:numId w:val="6"/>
            </w:numPr>
            <w:ind w:left="720" w:hanging="360"/>
          </w:pPr>
        </w:pPrChange>
      </w:pPr>
      <w:ins w:id="126" w:author="Dhaliwal, Sukhman" w:date="2019-10-29T10:44:00Z">
        <w:r w:rsidRPr="005261B8">
          <w:rPr>
            <w:rFonts w:cstheme="minorHAnsi"/>
            <w:bCs/>
            <w:shd w:val="clear" w:color="auto" w:fill="FFFFFF"/>
            <w:rPrChange w:id="127" w:author="Dhaliwal, Sukhman" w:date="2019-10-29T10:45:00Z"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rPrChange>
          </w:rPr>
          <w:t>CompactFlash</w:t>
        </w:r>
        <w:r w:rsidRPr="005261B8">
          <w:rPr>
            <w:rFonts w:cstheme="minorHAnsi"/>
            <w:shd w:val="clear" w:color="auto" w:fill="FFFFFF"/>
            <w:rPrChange w:id="128" w:author="Dhaliwal, Sukhman" w:date="2019-10-29T10:45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(</w:t>
        </w:r>
        <w:r w:rsidRPr="005261B8">
          <w:rPr>
            <w:rFonts w:cstheme="minorHAnsi"/>
            <w:bCs/>
            <w:shd w:val="clear" w:color="auto" w:fill="FFFFFF"/>
            <w:rPrChange w:id="129" w:author="Dhaliwal, Sukhman" w:date="2019-10-29T10:45:00Z"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rPrChange>
          </w:rPr>
          <w:t>CF</w:t>
        </w:r>
        <w:r w:rsidRPr="005261B8">
          <w:rPr>
            <w:rFonts w:cstheme="minorHAnsi"/>
            <w:shd w:val="clear" w:color="auto" w:fill="FFFFFF"/>
            <w:rPrChange w:id="130" w:author="Dhaliwal, Sukhman" w:date="2019-10-29T10:45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) is a </w:t>
        </w:r>
        <w:r w:rsidRPr="005261B8">
          <w:rPr>
            <w:rFonts w:cstheme="minorHAnsi"/>
            <w:rPrChange w:id="131" w:author="Dhaliwal, Sukhman" w:date="2019-10-29T10:45:00Z">
              <w:rPr/>
            </w:rPrChange>
          </w:rPr>
          <w:fldChar w:fldCharType="begin"/>
        </w:r>
        <w:r w:rsidRPr="005261B8">
          <w:rPr>
            <w:rFonts w:cstheme="minorHAnsi"/>
            <w:rPrChange w:id="132" w:author="Dhaliwal, Sukhman" w:date="2019-10-29T10:45:00Z">
              <w:rPr/>
            </w:rPrChange>
          </w:rPr>
          <w:instrText xml:space="preserve"> HYPERLINK "https://en.wikipedia.org/wiki/Flash_memory" \o "Flash memory" </w:instrText>
        </w:r>
        <w:r w:rsidRPr="005261B8">
          <w:rPr>
            <w:rFonts w:cstheme="minorHAnsi"/>
            <w:rPrChange w:id="133" w:author="Dhaliwal, Sukhman" w:date="2019-10-29T10:45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134" w:author="Dhaliwal, Sukhman" w:date="2019-10-29T10:45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flash memory</w:t>
        </w:r>
        <w:r w:rsidRPr="005261B8">
          <w:rPr>
            <w:rFonts w:cstheme="minorHAnsi"/>
            <w:rPrChange w:id="135" w:author="Dhaliwal, Sukhman" w:date="2019-10-29T10:45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136" w:author="Dhaliwal, Sukhman" w:date="2019-10-29T10:45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</w:t>
        </w:r>
        <w:r w:rsidRPr="005261B8">
          <w:rPr>
            <w:rFonts w:cstheme="minorHAnsi"/>
            <w:rPrChange w:id="137" w:author="Dhaliwal, Sukhman" w:date="2019-10-29T10:45:00Z">
              <w:rPr/>
            </w:rPrChange>
          </w:rPr>
          <w:fldChar w:fldCharType="begin"/>
        </w:r>
        <w:r w:rsidRPr="005261B8">
          <w:rPr>
            <w:rFonts w:cstheme="minorHAnsi"/>
            <w:rPrChange w:id="138" w:author="Dhaliwal, Sukhman" w:date="2019-10-29T10:45:00Z">
              <w:rPr/>
            </w:rPrChange>
          </w:rPr>
          <w:instrText xml:space="preserve"> HYPERLINK "https://en.wikipedia.org/wiki/Mass_storage_device" \o "Mass storage device" </w:instrText>
        </w:r>
        <w:r w:rsidRPr="005261B8">
          <w:rPr>
            <w:rFonts w:cstheme="minorHAnsi"/>
            <w:rPrChange w:id="139" w:author="Dhaliwal, Sukhman" w:date="2019-10-29T10:45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140" w:author="Dhaliwal, Sukhman" w:date="2019-10-29T10:45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mass storage device</w:t>
        </w:r>
        <w:r w:rsidRPr="005261B8">
          <w:rPr>
            <w:rFonts w:cstheme="minorHAnsi"/>
            <w:rPrChange w:id="141" w:author="Dhaliwal, Sukhman" w:date="2019-10-29T10:45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142" w:author="Dhaliwal, Sukhman" w:date="2019-10-29T10:45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used mainly in portable electronic devices.</w:t>
        </w:r>
      </w:ins>
    </w:p>
    <w:p w:rsidR="005261B8" w:rsidRPr="005261B8" w:rsidRDefault="005261B8" w:rsidP="005261B8">
      <w:pPr>
        <w:pStyle w:val="NoSpacing"/>
        <w:ind w:left="720"/>
        <w:rPr>
          <w:rPrChange w:id="143" w:author="Dhaliwal, Sukhman" w:date="2019-10-29T10:43:00Z">
            <w:rPr>
              <w:sz w:val="20"/>
            </w:rPr>
          </w:rPrChange>
        </w:rPr>
        <w:pPrChange w:id="144" w:author="Dhaliwal, Sukhman" w:date="2019-10-29T10:44:00Z">
          <w:pPr>
            <w:pStyle w:val="NoSpacing"/>
            <w:numPr>
              <w:numId w:val="6"/>
            </w:numPr>
            <w:ind w:left="720" w:hanging="360"/>
          </w:pPr>
        </w:pPrChange>
      </w:pPr>
    </w:p>
    <w:p w:rsidR="005261B8" w:rsidRPr="005261B8" w:rsidRDefault="00FF071E" w:rsidP="00FF071E">
      <w:pPr>
        <w:pStyle w:val="NoSpacing"/>
        <w:numPr>
          <w:ilvl w:val="0"/>
          <w:numId w:val="6"/>
        </w:numPr>
        <w:ind w:left="720"/>
        <w:rPr>
          <w:ins w:id="145" w:author="Dhaliwal, Sukhman" w:date="2019-10-29T10:45:00Z"/>
          <w:rFonts w:cstheme="minorHAnsi"/>
          <w:rPrChange w:id="146" w:author="Dhaliwal, Sukhman" w:date="2019-10-29T10:46:00Z">
            <w:rPr>
              <w:ins w:id="147" w:author="Dhaliwal, Sukhman" w:date="2019-10-29T10:45:00Z"/>
            </w:rPr>
          </w:rPrChange>
        </w:rPr>
      </w:pPr>
      <w:bookmarkStart w:id="148" w:name="_GoBack"/>
      <w:r w:rsidRPr="005261B8">
        <w:rPr>
          <w:rFonts w:cstheme="minorHAnsi"/>
          <w:rPrChange w:id="149" w:author="Dhaliwal, Sukhman" w:date="2019-10-29T10:46:00Z">
            <w:rPr>
              <w:sz w:val="20"/>
            </w:rPr>
          </w:rPrChange>
        </w:rPr>
        <w:t>Cloud Based Storage</w:t>
      </w:r>
    </w:p>
    <w:p w:rsidR="00FF071E" w:rsidRPr="005261B8" w:rsidRDefault="005261B8" w:rsidP="005261B8">
      <w:pPr>
        <w:pStyle w:val="NoSpacing"/>
        <w:ind w:left="720"/>
        <w:rPr>
          <w:rFonts w:cstheme="minorHAnsi"/>
          <w:rPrChange w:id="150" w:author="Dhaliwal, Sukhman" w:date="2019-10-29T10:46:00Z">
            <w:rPr>
              <w:sz w:val="20"/>
            </w:rPr>
          </w:rPrChange>
        </w:rPr>
        <w:pPrChange w:id="151" w:author="Dhaliwal, Sukhman" w:date="2019-10-29T10:45:00Z">
          <w:pPr>
            <w:pStyle w:val="NoSpacing"/>
            <w:numPr>
              <w:numId w:val="6"/>
            </w:numPr>
            <w:ind w:left="720" w:hanging="360"/>
          </w:pPr>
        </w:pPrChange>
      </w:pPr>
      <w:ins w:id="152" w:author="Dhaliwal, Sukhman" w:date="2019-10-29T10:45:00Z">
        <w:r w:rsidRPr="005261B8">
          <w:rPr>
            <w:rFonts w:cstheme="minorHAnsi"/>
            <w:bCs/>
            <w:shd w:val="clear" w:color="auto" w:fill="FFFFFF"/>
            <w:rPrChange w:id="153" w:author="Dhaliwal, Sukhman" w:date="2019-10-29T10:46:00Z"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</w:rPrChange>
          </w:rPr>
          <w:t>Cloud storage</w:t>
        </w:r>
        <w:r w:rsidRPr="005261B8">
          <w:rPr>
            <w:rFonts w:cstheme="minorHAnsi"/>
            <w:shd w:val="clear" w:color="auto" w:fill="FFFFFF"/>
            <w:rPrChange w:id="154" w:author="Dhaliwal, Sukhman" w:date="2019-10-29T10:46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is a model of </w:t>
        </w:r>
        <w:r w:rsidRPr="005261B8">
          <w:rPr>
            <w:rFonts w:cstheme="minorHAnsi"/>
            <w:rPrChange w:id="155" w:author="Dhaliwal, Sukhman" w:date="2019-10-29T10:46:00Z">
              <w:rPr/>
            </w:rPrChange>
          </w:rPr>
          <w:fldChar w:fldCharType="begin"/>
        </w:r>
        <w:r w:rsidRPr="005261B8">
          <w:rPr>
            <w:rFonts w:cstheme="minorHAnsi"/>
            <w:rPrChange w:id="156" w:author="Dhaliwal, Sukhman" w:date="2019-10-29T10:46:00Z">
              <w:rPr/>
            </w:rPrChange>
          </w:rPr>
          <w:instrText xml:space="preserve"> HYPERLINK "https://en.wikipedia.org/wiki/Computer_data_storage" \o "Computer data storage" </w:instrText>
        </w:r>
        <w:r w:rsidRPr="005261B8">
          <w:rPr>
            <w:rFonts w:cstheme="minorHAnsi"/>
            <w:rPrChange w:id="157" w:author="Dhaliwal, Sukhman" w:date="2019-10-29T10:46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158" w:author="Dhaliwal, Sukhman" w:date="2019-10-29T10:46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computer data storage</w:t>
        </w:r>
        <w:r w:rsidRPr="005261B8">
          <w:rPr>
            <w:rFonts w:cstheme="minorHAnsi"/>
            <w:rPrChange w:id="159" w:author="Dhaliwal, Sukhman" w:date="2019-10-29T10:46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160" w:author="Dhaliwal, Sukhman" w:date="2019-10-29T10:46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in which the </w:t>
        </w:r>
        <w:r w:rsidRPr="005261B8">
          <w:rPr>
            <w:rFonts w:cstheme="minorHAnsi"/>
            <w:rPrChange w:id="161" w:author="Dhaliwal, Sukhman" w:date="2019-10-29T10:46:00Z">
              <w:rPr/>
            </w:rPrChange>
          </w:rPr>
          <w:fldChar w:fldCharType="begin"/>
        </w:r>
        <w:r w:rsidRPr="005261B8">
          <w:rPr>
            <w:rFonts w:cstheme="minorHAnsi"/>
            <w:rPrChange w:id="162" w:author="Dhaliwal, Sukhman" w:date="2019-10-29T10:46:00Z">
              <w:rPr/>
            </w:rPrChange>
          </w:rPr>
          <w:instrText xml:space="preserve"> HYPERLINK "https://en.wikipedia.org/wiki/Digital_data" \o "Digital data" </w:instrText>
        </w:r>
        <w:r w:rsidRPr="005261B8">
          <w:rPr>
            <w:rFonts w:cstheme="minorHAnsi"/>
            <w:rPrChange w:id="163" w:author="Dhaliwal, Sukhman" w:date="2019-10-29T10:46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164" w:author="Dhaliwal, Sukhman" w:date="2019-10-29T10:46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digital data</w:t>
        </w:r>
        <w:r w:rsidRPr="005261B8">
          <w:rPr>
            <w:rFonts w:cstheme="minorHAnsi"/>
            <w:rPrChange w:id="165" w:author="Dhaliwal, Sukhman" w:date="2019-10-29T10:46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166" w:author="Dhaliwal, Sukhman" w:date="2019-10-29T10:46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 is stored in logical </w:t>
        </w:r>
        <w:r w:rsidRPr="005261B8">
          <w:rPr>
            <w:rFonts w:cstheme="minorHAnsi"/>
            <w:rPrChange w:id="167" w:author="Dhaliwal, Sukhman" w:date="2019-10-29T10:46:00Z">
              <w:rPr/>
            </w:rPrChange>
          </w:rPr>
          <w:fldChar w:fldCharType="begin"/>
        </w:r>
        <w:r w:rsidRPr="005261B8">
          <w:rPr>
            <w:rFonts w:cstheme="minorHAnsi"/>
            <w:rPrChange w:id="168" w:author="Dhaliwal, Sukhman" w:date="2019-10-29T10:46:00Z">
              <w:rPr/>
            </w:rPrChange>
          </w:rPr>
          <w:instrText xml:space="preserve"> HYPERLINK "https://en.wikipedia.org/wiki/Pool_(computer_science)" \o "Pool (computer science)" </w:instrText>
        </w:r>
        <w:r w:rsidRPr="005261B8">
          <w:rPr>
            <w:rFonts w:cstheme="minorHAnsi"/>
            <w:rPrChange w:id="169" w:author="Dhaliwal, Sukhman" w:date="2019-10-29T10:46:00Z">
              <w:rPr/>
            </w:rPrChange>
          </w:rPr>
          <w:fldChar w:fldCharType="separate"/>
        </w:r>
        <w:r w:rsidRPr="005261B8">
          <w:rPr>
            <w:rStyle w:val="Hyperlink"/>
            <w:rFonts w:cstheme="minorHAnsi"/>
            <w:color w:val="auto"/>
            <w:u w:val="none"/>
            <w:shd w:val="clear" w:color="auto" w:fill="FFFFFF"/>
            <w:rPrChange w:id="170" w:author="Dhaliwal, Sukhman" w:date="2019-10-29T10:46:00Z">
              <w:rPr>
                <w:rStyle w:val="Hyperlink"/>
                <w:rFonts w:ascii="Arial" w:hAnsi="Arial" w:cs="Arial"/>
                <w:color w:val="0B0080"/>
                <w:sz w:val="21"/>
                <w:szCs w:val="21"/>
                <w:shd w:val="clear" w:color="auto" w:fill="FFFFFF"/>
              </w:rPr>
            </w:rPrChange>
          </w:rPr>
          <w:t>pools</w:t>
        </w:r>
        <w:r w:rsidRPr="005261B8">
          <w:rPr>
            <w:rFonts w:cstheme="minorHAnsi"/>
            <w:rPrChange w:id="171" w:author="Dhaliwal, Sukhman" w:date="2019-10-29T10:46:00Z">
              <w:rPr/>
            </w:rPrChange>
          </w:rPr>
          <w:fldChar w:fldCharType="end"/>
        </w:r>
        <w:r w:rsidRPr="005261B8">
          <w:rPr>
            <w:rFonts w:cstheme="minorHAnsi"/>
            <w:shd w:val="clear" w:color="auto" w:fill="FFFFFF"/>
            <w:rPrChange w:id="172" w:author="Dhaliwal, Sukhman" w:date="2019-10-29T10:46:00Z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rPrChange>
          </w:rPr>
          <w:t>. </w:t>
        </w:r>
      </w:ins>
      <w:r w:rsidR="00FF071E" w:rsidRPr="005261B8">
        <w:rPr>
          <w:rFonts w:cstheme="minorHAnsi"/>
          <w:rPrChange w:id="173" w:author="Dhaliwal, Sukhman" w:date="2019-10-29T10:46:00Z">
            <w:rPr>
              <w:sz w:val="20"/>
            </w:rPr>
          </w:rPrChange>
        </w:rPr>
        <w:br/>
      </w:r>
    </w:p>
    <w:bookmarkEnd w:id="148"/>
    <w:p w:rsidR="008F6A9F" w:rsidRPr="00AC5CDC" w:rsidRDefault="008F6A9F" w:rsidP="008F6A9F">
      <w:pPr>
        <w:pStyle w:val="NoSpacing"/>
        <w:rPr>
          <w:sz w:val="20"/>
          <w:lang w:val="en-CA"/>
        </w:rPr>
      </w:pPr>
    </w:p>
    <w:p w:rsidR="00B46097" w:rsidRPr="00AC5CDC" w:rsidRDefault="00B46097" w:rsidP="008F6A9F">
      <w:pPr>
        <w:pStyle w:val="NoSpacing"/>
        <w:rPr>
          <w:sz w:val="20"/>
          <w:lang w:val="en-CA"/>
        </w:rPr>
      </w:pPr>
    </w:p>
    <w:sectPr w:rsidR="00B46097" w:rsidRPr="00AC5CDC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6A9F" w:rsidRDefault="008F6A9F" w:rsidP="008F6A9F">
      <w:pPr>
        <w:spacing w:after="0" w:line="240" w:lineRule="auto"/>
      </w:pPr>
      <w:r>
        <w:separator/>
      </w:r>
    </w:p>
  </w:endnote>
  <w:endnote w:type="continuationSeparator" w:id="0">
    <w:p w:rsidR="008F6A9F" w:rsidRDefault="008F6A9F" w:rsidP="008F6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6A9F" w:rsidRDefault="008F6A9F" w:rsidP="008F6A9F">
      <w:pPr>
        <w:spacing w:after="0" w:line="240" w:lineRule="auto"/>
      </w:pPr>
      <w:r>
        <w:separator/>
      </w:r>
    </w:p>
  </w:footnote>
  <w:footnote w:type="continuationSeparator" w:id="0">
    <w:p w:rsidR="008F6A9F" w:rsidRDefault="008F6A9F" w:rsidP="008F6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A9F" w:rsidRDefault="008F6A9F" w:rsidP="008F6A9F">
    <w:pPr>
      <w:pStyle w:val="Header"/>
    </w:pPr>
    <w:r>
      <w:t>ICS2O0/3C0</w:t>
    </w:r>
    <w:r>
      <w:tab/>
    </w:r>
    <w:r w:rsidRPr="00834F8F">
      <w:rPr>
        <w:sz w:val="32"/>
      </w:rPr>
      <w:t>A.</w:t>
    </w:r>
    <w:r>
      <w:rPr>
        <w:sz w:val="32"/>
      </w:rPr>
      <w:t>2 Inside A PC</w:t>
    </w:r>
    <w:r>
      <w:tab/>
      <w:t>LASS2019</w:t>
    </w:r>
  </w:p>
  <w:p w:rsidR="008F6A9F" w:rsidRDefault="008F6A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5FEE"/>
    <w:multiLevelType w:val="hybridMultilevel"/>
    <w:tmpl w:val="D1A43F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D7469E"/>
    <w:multiLevelType w:val="hybridMultilevel"/>
    <w:tmpl w:val="9764414E"/>
    <w:lvl w:ilvl="0" w:tplc="04090019">
      <w:start w:val="1"/>
      <w:numFmt w:val="lowerLetter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A21D7"/>
    <w:multiLevelType w:val="hybridMultilevel"/>
    <w:tmpl w:val="ED5452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C26D09"/>
    <w:multiLevelType w:val="hybridMultilevel"/>
    <w:tmpl w:val="72189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D317F6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63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BC2C00"/>
    <w:multiLevelType w:val="hybridMultilevel"/>
    <w:tmpl w:val="7B4475EA"/>
    <w:lvl w:ilvl="0" w:tplc="0409000F">
      <w:start w:val="1"/>
      <w:numFmt w:val="decimal"/>
      <w:lvlText w:val="%1."/>
      <w:lvlJc w:val="left"/>
      <w:pPr>
        <w:ind w:left="513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haliwal, Sukhman">
    <w15:presenceInfo w15:providerId="None" w15:userId="Dhaliwal, Sukh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FA3"/>
    <w:rsid w:val="00021FA3"/>
    <w:rsid w:val="0005201F"/>
    <w:rsid w:val="000A3BCC"/>
    <w:rsid w:val="00127DEF"/>
    <w:rsid w:val="0014389F"/>
    <w:rsid w:val="003125AB"/>
    <w:rsid w:val="003B38AB"/>
    <w:rsid w:val="004A6F6D"/>
    <w:rsid w:val="004D2E20"/>
    <w:rsid w:val="005261B8"/>
    <w:rsid w:val="0068413D"/>
    <w:rsid w:val="0072562F"/>
    <w:rsid w:val="00727D15"/>
    <w:rsid w:val="008F6A9F"/>
    <w:rsid w:val="00AC5CDC"/>
    <w:rsid w:val="00AE7E2B"/>
    <w:rsid w:val="00B46097"/>
    <w:rsid w:val="00BB3B50"/>
    <w:rsid w:val="00CD749B"/>
    <w:rsid w:val="00D52B5B"/>
    <w:rsid w:val="00E24C34"/>
    <w:rsid w:val="00E54697"/>
    <w:rsid w:val="00F12B22"/>
    <w:rsid w:val="00F7273C"/>
    <w:rsid w:val="00FF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BBD77F2"/>
  <w15:chartTrackingRefBased/>
  <w15:docId w15:val="{B90E6C5A-99D5-4AA0-9898-23BD3E58E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5C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A9F"/>
  </w:style>
  <w:style w:type="paragraph" w:styleId="Footer">
    <w:name w:val="footer"/>
    <w:basedOn w:val="Normal"/>
    <w:link w:val="FooterChar"/>
    <w:uiPriority w:val="99"/>
    <w:unhideWhenUsed/>
    <w:rsid w:val="008F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A9F"/>
  </w:style>
  <w:style w:type="paragraph" w:styleId="NoSpacing">
    <w:name w:val="No Spacing"/>
    <w:uiPriority w:val="1"/>
    <w:qFormat/>
    <w:rsid w:val="008F6A9F"/>
    <w:pPr>
      <w:spacing w:after="0" w:line="240" w:lineRule="auto"/>
    </w:pPr>
  </w:style>
  <w:style w:type="table" w:styleId="TableGrid">
    <w:name w:val="Table Grid"/>
    <w:basedOn w:val="TableNormal"/>
    <w:uiPriority w:val="39"/>
    <w:rsid w:val="00AC5C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27D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689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Nestor, Gregory</dc:creator>
  <cp:keywords/>
  <dc:description/>
  <cp:lastModifiedBy>Dhaliwal, Sukhman</cp:lastModifiedBy>
  <cp:revision>17</cp:revision>
  <dcterms:created xsi:type="dcterms:W3CDTF">2019-09-23T17:32:00Z</dcterms:created>
  <dcterms:modified xsi:type="dcterms:W3CDTF">2019-10-29T14:46:00Z</dcterms:modified>
</cp:coreProperties>
</file>